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771" w:rsidRDefault="00887C4E" w:rsidP="00357091">
      <w:pPr>
        <w:pStyle w:val="Title"/>
        <w:pPrChange w:id="0" w:author="Samer Aamar" w:date="2016-12-17T12:40:00Z">
          <w:pPr/>
        </w:pPrChange>
      </w:pPr>
      <w:ins w:id="1" w:author="Samer Aamar" w:date="2016-12-17T12:40:00Z">
        <w:r>
          <w:t>Ex2 in Machine Learning: Comparison between SVM / Neural Network</w:t>
        </w:r>
      </w:ins>
    </w:p>
    <w:p w:rsidR="00EA46EA" w:rsidRDefault="00B63B67" w:rsidP="00B63B67">
      <w:pPr>
        <w:pStyle w:val="Heading1"/>
      </w:pPr>
      <w:r>
        <w:t>Overview</w:t>
      </w:r>
    </w:p>
    <w:p w:rsidR="00EA46EA" w:rsidRDefault="00EA46EA" w:rsidP="00EA46EA">
      <w:r>
        <w:t xml:space="preserve">This exercise is targeting to compare between the two algorithms of SVM and Neural Network on different datasets. </w:t>
      </w:r>
    </w:p>
    <w:p w:rsidR="00EA46EA" w:rsidRDefault="00EA46EA" w:rsidP="00EA46EA">
      <w:r>
        <w:t>The program can be split into the following major parts:</w:t>
      </w:r>
    </w:p>
    <w:p w:rsidR="00EA46EA" w:rsidRDefault="00EA46EA" w:rsidP="00EA46EA">
      <w:pPr>
        <w:pStyle w:val="ListParagraph"/>
        <w:numPr>
          <w:ilvl w:val="0"/>
          <w:numId w:val="1"/>
        </w:numPr>
      </w:pPr>
      <w:r>
        <w:t>SVM learning process:</w:t>
      </w:r>
    </w:p>
    <w:p w:rsidR="00EA46EA" w:rsidRDefault="00EA46EA" w:rsidP="00EA46EA">
      <w:pPr>
        <w:pStyle w:val="ListParagraph"/>
        <w:numPr>
          <w:ilvl w:val="1"/>
          <w:numId w:val="1"/>
        </w:numPr>
      </w:pPr>
      <w:r>
        <w:t>Run SVM model on the dataset using different combinations of gamma and C, and find the best combination</w:t>
      </w:r>
    </w:p>
    <w:p w:rsidR="003A7DF9" w:rsidRDefault="00EA46EA" w:rsidP="003A7DF9">
      <w:pPr>
        <w:pStyle w:val="ListParagraph"/>
        <w:numPr>
          <w:ilvl w:val="1"/>
          <w:numId w:val="1"/>
        </w:numPr>
      </w:pPr>
      <w:r>
        <w:t>For doing this I am running loops on gamma and C with big steps</w:t>
      </w:r>
      <w:r w:rsidR="003A7DF9">
        <w:t>.</w:t>
      </w:r>
      <w:r>
        <w:t xml:space="preserve"> </w:t>
      </w:r>
      <w:r w:rsidR="003A7DF9">
        <w:t xml:space="preserve">In the </w:t>
      </w:r>
      <w:del w:id="2" w:author="Samer Aamar" w:date="2016-12-18T21:50:00Z">
        <w:r w:rsidR="003A7DF9" w:rsidDel="0036032B">
          <w:delText>beginging</w:delText>
        </w:r>
      </w:del>
      <w:ins w:id="3" w:author="Samer Aamar" w:date="2016-12-18T21:50:00Z">
        <w:r w:rsidR="0036032B">
          <w:t>beginning</w:t>
        </w:r>
      </w:ins>
      <w:r w:rsidR="003A7DF9">
        <w:t xml:space="preserve"> I chose a big range (1 to 1000) with big steps (of 100), then later on I zoom into smaller range with smaller steps.</w:t>
      </w:r>
    </w:p>
    <w:p w:rsidR="00EA46EA" w:rsidRDefault="003A7DF9" w:rsidP="003A7DF9">
      <w:pPr>
        <w:pStyle w:val="ListParagraph"/>
        <w:ind w:left="1440"/>
      </w:pPr>
      <w:r>
        <w:t>I stop  either if I reach 10 times or if there are no meaningful improvement on the score anymore</w:t>
      </w:r>
    </w:p>
    <w:p w:rsidR="008F564F" w:rsidRDefault="00EA46EA" w:rsidP="00EA46EA">
      <w:pPr>
        <w:pStyle w:val="ListParagraph"/>
        <w:numPr>
          <w:ilvl w:val="0"/>
          <w:numId w:val="1"/>
        </w:numPr>
      </w:pPr>
      <w:r>
        <w:t>Neural Network Learning process</w:t>
      </w:r>
      <w:r w:rsidR="003A7DF9">
        <w:t xml:space="preserve">. We need to find </w:t>
      </w:r>
      <w:r w:rsidR="008F564F">
        <w:t xml:space="preserve">the best combination of &lt;layer, learning rate&gt;. </w:t>
      </w:r>
    </w:p>
    <w:p w:rsidR="00EA46EA" w:rsidRDefault="008F564F" w:rsidP="008F564F">
      <w:pPr>
        <w:pStyle w:val="ListParagraph"/>
      </w:pPr>
      <w:r>
        <w:t>Note: In this exercise we set the value of learning rate and we keep it constant</w:t>
      </w:r>
    </w:p>
    <w:p w:rsidR="008F564F" w:rsidRDefault="008F564F" w:rsidP="008F564F">
      <w:pPr>
        <w:pStyle w:val="ListParagraph"/>
        <w:numPr>
          <w:ilvl w:val="0"/>
          <w:numId w:val="1"/>
        </w:numPr>
      </w:pPr>
      <w:r>
        <w:t xml:space="preserve">Comparison between the ‘best’ SVM model and the ‘best’ NN model. </w:t>
      </w:r>
    </w:p>
    <w:p w:rsidR="008F564F" w:rsidRDefault="008F564F" w:rsidP="008F564F"/>
    <w:p w:rsidR="00EA46EA" w:rsidRDefault="00EA46EA" w:rsidP="00B63B67">
      <w:pPr>
        <w:pStyle w:val="Heading1"/>
      </w:pPr>
      <w:r>
        <w:t>Datasets</w:t>
      </w:r>
    </w:p>
    <w:p w:rsidR="008F564F" w:rsidRDefault="008F564F">
      <w:r>
        <w:t xml:space="preserve">For this </w:t>
      </w:r>
      <w:r w:rsidR="00B63B67">
        <w:t>exercise</w:t>
      </w:r>
      <w:r>
        <w:t xml:space="preserve"> I use the following two datasets </w:t>
      </w:r>
    </w:p>
    <w:p w:rsidR="008F564F" w:rsidRDefault="00B63B67" w:rsidP="00B63B67">
      <w:pPr>
        <w:pStyle w:val="Heading2"/>
      </w:pPr>
      <w:r>
        <w:t>Iris Dataset</w:t>
      </w:r>
    </w:p>
    <w:p w:rsidR="00EA46EA" w:rsidRDefault="008F564F" w:rsidP="008F564F">
      <w:r>
        <w:t xml:space="preserve">URL: </w:t>
      </w:r>
      <w:hyperlink r:id="rId5" w:history="1">
        <w:r w:rsidRPr="00864210">
          <w:rPr>
            <w:rStyle w:val="Hyperlink"/>
          </w:rPr>
          <w:t>http://archive.ics.uci.edu/ml/machine-learning-databases/iris/iris.data</w:t>
        </w:r>
      </w:hyperlink>
      <w:r>
        <w:t xml:space="preserve"> </w:t>
      </w:r>
    </w:p>
    <w:p w:rsidR="008F564F" w:rsidRDefault="008F564F" w:rsidP="008F564F">
      <w:r>
        <w:t xml:space="preserve">I selected two classes that are not linear separable : </w:t>
      </w:r>
      <w:r w:rsidRPr="008F564F">
        <w:t>'Ir</w:t>
      </w:r>
      <w:r>
        <w:t>is-</w:t>
      </w:r>
      <w:proofErr w:type="spellStart"/>
      <w:r>
        <w:t>virginica</w:t>
      </w:r>
      <w:proofErr w:type="spellEnd"/>
      <w:r>
        <w:t>' and ‘Iris-</w:t>
      </w:r>
      <w:proofErr w:type="spellStart"/>
      <w:r>
        <w:t>versicolor</w:t>
      </w:r>
      <w:proofErr w:type="spellEnd"/>
      <w:r>
        <w:t>’. So total we have 100 entries after filtering. I keep all the 4 columns (</w:t>
      </w:r>
      <w:r w:rsidRPr="008F564F">
        <w:t>"sepal length", "sepal width", "petal length", "petal width"</w:t>
      </w:r>
      <w:r>
        <w:t>).</w:t>
      </w:r>
    </w:p>
    <w:p w:rsidR="008F564F" w:rsidRDefault="008F564F" w:rsidP="00B63B67">
      <w:pPr>
        <w:pStyle w:val="Heading2"/>
      </w:pPr>
      <w:r>
        <w:t>Breast C</w:t>
      </w:r>
      <w:r w:rsidR="00EA46EA">
        <w:t>ancer</w:t>
      </w:r>
      <w:r>
        <w:t xml:space="preserve"> Dataset</w:t>
      </w:r>
    </w:p>
    <w:p w:rsidR="00EA46EA" w:rsidRDefault="008F564F" w:rsidP="008F564F">
      <w:r>
        <w:t xml:space="preserve">URL: </w:t>
      </w:r>
      <w:hyperlink r:id="rId6" w:history="1">
        <w:r w:rsidRPr="00864210">
          <w:rPr>
            <w:rStyle w:val="Hyperlink"/>
          </w:rPr>
          <w:t>https://archive.ics.uci.edu/ml/machine-learning-databases/breast-cancer-wisconsin/wpbc.data</w:t>
        </w:r>
      </w:hyperlink>
      <w:r>
        <w:t xml:space="preserve"> </w:t>
      </w:r>
    </w:p>
    <w:p w:rsidR="008F564F" w:rsidRDefault="00B63B67" w:rsidP="00B63B67">
      <w:r>
        <w:t>In this dataset we have more than 35 columns. The first column is just an ID, so I ignore it. The second column ‘outcome’ has values of N (not infected) or R (infected) which will be our Y values. The third column is ignorable since it is based on column two.</w:t>
      </w:r>
    </w:p>
    <w:p w:rsidR="00EA46EA" w:rsidRDefault="00B63B67" w:rsidP="00B63B67">
      <w:r>
        <w:t>There were four samples with ‘?’ (question mark letter) in the column ‘</w:t>
      </w:r>
      <w:r w:rsidRPr="00B63B67">
        <w:t>Lymph node status</w:t>
      </w:r>
      <w:r>
        <w:t>’, so I ignored them. That lead us to have a dataset of 194 samples and 32 features.</w:t>
      </w:r>
    </w:p>
    <w:p w:rsidR="00EA46EA" w:rsidRDefault="00E61518" w:rsidP="00E61518">
      <w:pPr>
        <w:pStyle w:val="Heading1"/>
      </w:pPr>
      <w:r>
        <w:lastRenderedPageBreak/>
        <w:t>Results</w:t>
      </w:r>
    </w:p>
    <w:p w:rsidR="00E61518" w:rsidRDefault="00D4626A" w:rsidP="00D4626A">
      <w:pPr>
        <w:pStyle w:val="Heading2"/>
      </w:pPr>
      <w:r>
        <w:t>IRIS Dataset</w:t>
      </w:r>
    </w:p>
    <w:p w:rsidR="00E92293" w:rsidRPr="00E92293" w:rsidRDefault="00E92293" w:rsidP="00E92293">
      <w:pPr>
        <w:pStyle w:val="Heading3"/>
      </w:pP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4" w:author="Samer Aamar" w:date="2016-12-18T21:52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74"/>
        <w:gridCol w:w="6876"/>
        <w:tblGridChange w:id="5">
          <w:tblGrid>
            <w:gridCol w:w="3884"/>
            <w:gridCol w:w="5466"/>
          </w:tblGrid>
        </w:tblGridChange>
      </w:tblGrid>
      <w:tr w:rsidR="008336F3" w:rsidTr="0036032B">
        <w:tc>
          <w:tcPr>
            <w:tcW w:w="2474" w:type="dxa"/>
            <w:tcPrChange w:id="6" w:author="Samer Aamar" w:date="2016-12-18T21:52:00Z">
              <w:tcPr>
                <w:tcW w:w="4225" w:type="dxa"/>
              </w:tcPr>
            </w:tcPrChange>
          </w:tcPr>
          <w:p w:rsidR="005330AA" w:rsidRDefault="005330AA" w:rsidP="00D4626A">
            <w:r>
              <w:t>C range: [1, 1000], step size: 100</w:t>
            </w:r>
          </w:p>
          <w:p w:rsidR="005330AA" w:rsidRDefault="005330AA" w:rsidP="00D4626A">
            <w:r>
              <w:t xml:space="preserve">Gamma range: [1, 1000], </w:t>
            </w:r>
            <w:ins w:id="7" w:author="Samer Aamar" w:date="2016-12-17T12:23:00Z">
              <w:r w:rsidR="00742021">
                <w:t>s</w:t>
              </w:r>
            </w:ins>
            <w:r>
              <w:t>tep size: 100</w:t>
            </w:r>
          </w:p>
          <w:p w:rsidR="005330AA" w:rsidRDefault="005330AA" w:rsidP="00D4626A"/>
        </w:tc>
        <w:tc>
          <w:tcPr>
            <w:tcW w:w="6876" w:type="dxa"/>
            <w:tcPrChange w:id="8" w:author="Samer Aamar" w:date="2016-12-18T21:52:00Z">
              <w:tcPr>
                <w:tcW w:w="5125" w:type="dxa"/>
              </w:tcPr>
            </w:tcPrChange>
          </w:tcPr>
          <w:p w:rsidR="005330AA" w:rsidRDefault="005330AA" w:rsidP="00D4626A">
            <w:del w:id="9" w:author="Samer Aamar" w:date="2016-12-17T12:21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 wp14:anchorId="43833441" wp14:editId="1B787490">
                    <wp:extent cx="2249478" cy="1559528"/>
                    <wp:effectExtent l="0" t="0" r="0" b="3175"/>
                    <wp:docPr id="1" name="Picture 1" descr="C:\Users\samera\Google Drive\iSchool\תקופה 6\MachineLearning\good_results4_files\qt_img17318467778641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:\Users\samera\Google Drive\iSchool\תקופה 6\MachineLearning\good_results4_files\qt_img17318467778641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72273" cy="15753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0" w:author="Samer Aamar" w:date="2016-12-18T21:51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154805" cy="2874645"/>
                    <wp:effectExtent l="0" t="0" r="0" b="1905"/>
                    <wp:docPr id="45" name="Picture 45" descr="C:\Users\samera\Google Drive\iSchool\תקופה 6\MachineLearning\good_results6_files\qt_img217018255015936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4" descr="C:\Users\samera\Google Drive\iSchool\תקופה 6\MachineLearning\good_results6_files\qt_img217018255015936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5480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36032B">
        <w:tc>
          <w:tcPr>
            <w:tcW w:w="2474" w:type="dxa"/>
            <w:tcPrChange w:id="11" w:author="Samer Aamar" w:date="2016-12-18T21:52:00Z">
              <w:tcPr>
                <w:tcW w:w="4225" w:type="dxa"/>
              </w:tcPr>
            </w:tcPrChange>
          </w:tcPr>
          <w:p w:rsidR="005330AA" w:rsidRDefault="005330AA" w:rsidP="005330AA">
            <w:r>
              <w:t>C range: [</w:t>
            </w:r>
            <w:r>
              <w:rPr>
                <w:rFonts w:ascii="Consolas" w:hAnsi="Consolas" w:cs="Consolas"/>
                <w:sz w:val="20"/>
                <w:szCs w:val="20"/>
              </w:rPr>
              <w:t>0.1, 101</w:t>
            </w:r>
            <w:r>
              <w:t>]</w:t>
            </w:r>
            <w:r>
              <w:t>, step size: 10</w:t>
            </w:r>
          </w:p>
          <w:p w:rsidR="005330AA" w:rsidRDefault="005330AA" w:rsidP="005330AA">
            <w:r>
              <w:t>Gamma range: [</w:t>
            </w:r>
            <w:r>
              <w:rPr>
                <w:rFonts w:ascii="Consolas" w:hAnsi="Consolas" w:cs="Consolas"/>
                <w:sz w:val="20"/>
                <w:szCs w:val="20"/>
              </w:rPr>
              <w:t>0.1, 101</w:t>
            </w:r>
            <w:r>
              <w:t>]</w:t>
            </w:r>
            <w:r>
              <w:t>, step size: 10</w:t>
            </w:r>
          </w:p>
          <w:p w:rsidR="005330AA" w:rsidRDefault="005330AA" w:rsidP="00D4626A"/>
        </w:tc>
        <w:tc>
          <w:tcPr>
            <w:tcW w:w="6876" w:type="dxa"/>
            <w:tcPrChange w:id="12" w:author="Samer Aamar" w:date="2016-12-18T21:52:00Z">
              <w:tcPr>
                <w:tcW w:w="5125" w:type="dxa"/>
              </w:tcPr>
            </w:tcPrChange>
          </w:tcPr>
          <w:p w:rsidR="005330AA" w:rsidRDefault="005330AA" w:rsidP="00D4626A">
            <w:del w:id="13" w:author="Samer Aamar" w:date="2016-12-17T12:21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49170" cy="1559314"/>
                    <wp:effectExtent l="0" t="0" r="0" b="3175"/>
                    <wp:docPr id="2" name="Picture 2" descr="C:\Users\samera\Google Drive\iSchool\תקופה 6\MachineLearning\good_results4_files\qt_img173194556211200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C:\Users\samera\Google Drive\iSchool\תקופה 6\MachineLearning\good_results4_files\qt_img173194556211200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5297" cy="1584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4" w:author="Samer Aamar" w:date="2016-12-18T21:51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154805" cy="2874645"/>
                    <wp:effectExtent l="0" t="0" r="0" b="1905"/>
                    <wp:docPr id="46" name="Picture 46" descr="C:\Users\samera\Google Drive\iSchool\תקופה 6\MachineLearning\good_results6_files\qt_img217070224120218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6" descr="C:\Users\samera\Google Drive\iSchool\תקופה 6\MachineLearning\good_results6_files\qt_img217070224120218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15480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336F3" w:rsidTr="0036032B">
        <w:tc>
          <w:tcPr>
            <w:tcW w:w="2474" w:type="dxa"/>
            <w:tcPrChange w:id="15" w:author="Samer Aamar" w:date="2016-12-18T21:52:00Z">
              <w:tcPr>
                <w:tcW w:w="4225" w:type="dxa"/>
              </w:tcPr>
            </w:tcPrChange>
          </w:tcPr>
          <w:p w:rsidR="005330AA" w:rsidRDefault="005330AA" w:rsidP="00742021">
            <w:pPr>
              <w:pPrChange w:id="16" w:author="Samer Aamar" w:date="2016-12-17T12:22:00Z">
                <w:pPr/>
              </w:pPrChange>
            </w:pPr>
            <w:r>
              <w:lastRenderedPageBreak/>
              <w:t>C range: [</w:t>
            </w:r>
            <w:ins w:id="17" w:author="Samer Aamar" w:date="2016-12-17T12:22:00Z">
              <w:r w:rsidR="00742021">
                <w:rPr>
                  <w:rFonts w:ascii="Consolas" w:hAnsi="Consolas" w:cs="Consolas"/>
                  <w:sz w:val="20"/>
                  <w:szCs w:val="20"/>
                </w:rPr>
                <w:t>10.1, 30.1</w:t>
              </w:r>
            </w:ins>
            <w:del w:id="18" w:author="Samer Aamar" w:date="2016-12-17T12:22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0.1, 20.1</w:delText>
              </w:r>
            </w:del>
            <w:r>
              <w:t>]</w:t>
            </w:r>
            <w:r>
              <w:t>, steps 1.0</w:t>
            </w:r>
          </w:p>
          <w:p w:rsidR="005330AA" w:rsidRDefault="005330AA" w:rsidP="005330AA">
            <w:r>
              <w:t>Gamma range: [</w:t>
            </w:r>
            <w:ins w:id="19" w:author="Samer Aamar" w:date="2016-12-17T12:22:00Z">
              <w:r w:rsidR="00742021">
                <w:rPr>
                  <w:rFonts w:ascii="Consolas" w:hAnsi="Consolas" w:cs="Consolas"/>
                  <w:sz w:val="20"/>
                  <w:szCs w:val="20"/>
                </w:rPr>
                <w:t>0.1, 10.1</w:t>
              </w:r>
            </w:ins>
            <w:del w:id="20" w:author="Samer Aamar" w:date="2016-12-17T12:22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0.1, 20.1</w:delText>
              </w:r>
            </w:del>
            <w:r>
              <w:t>]</w:t>
            </w:r>
            <w:r>
              <w:t xml:space="preserve"> , steps: 1.0</w:t>
            </w:r>
          </w:p>
          <w:p w:rsidR="005330AA" w:rsidRDefault="005330AA" w:rsidP="00D4626A"/>
        </w:tc>
        <w:tc>
          <w:tcPr>
            <w:tcW w:w="6876" w:type="dxa"/>
            <w:tcPrChange w:id="21" w:author="Samer Aamar" w:date="2016-12-18T21:52:00Z">
              <w:tcPr>
                <w:tcW w:w="5125" w:type="dxa"/>
              </w:tcPr>
            </w:tcPrChange>
          </w:tcPr>
          <w:p w:rsidR="005330AA" w:rsidRDefault="0036032B" w:rsidP="00D4626A">
            <w:ins w:id="22" w:author="Samer Aamar" w:date="2016-12-18T21:52:00Z">
              <w:r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20845" cy="2874645"/>
                    <wp:effectExtent l="0" t="0" r="8255" b="1905"/>
                    <wp:docPr id="47" name="Picture 47" descr="C:\Users\samera\Google Drive\iSchool\תקופה 6\MachineLearning\good_results6_files\qt_img217184470250291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8" descr="C:\Users\samera\Google Drive\iSchool\תקופה 6\MachineLearning\good_results6_files\qt_img217184470250291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084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23" w:author="Samer Aamar" w:date="2016-12-17T12:21:00Z">
              <w:r w:rsidR="005330AA"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49170" cy="1559314"/>
                    <wp:effectExtent l="0" t="0" r="0" b="3175"/>
                    <wp:docPr id="3" name="Picture 3" descr="C:\Users\samera\Google Drive\iSchool\תקופה 6\MachineLearning\good_results4_files\qt_img173207011616358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5" descr="C:\Users\samera\Google Drive\iSchool\תקופה 6\MachineLearning\good_results4_files\qt_img173207011616358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88584" cy="15866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336F3" w:rsidDel="0036032B" w:rsidTr="0036032B">
        <w:trPr>
          <w:del w:id="24" w:author="Samer Aamar" w:date="2016-12-18T21:52:00Z"/>
        </w:trPr>
        <w:tc>
          <w:tcPr>
            <w:tcW w:w="2474" w:type="dxa"/>
            <w:tcPrChange w:id="25" w:author="Samer Aamar" w:date="2016-12-18T21:52:00Z">
              <w:tcPr>
                <w:tcW w:w="4225" w:type="dxa"/>
              </w:tcPr>
            </w:tcPrChange>
          </w:tcPr>
          <w:p w:rsidR="008336F3" w:rsidDel="0036032B" w:rsidRDefault="008336F3" w:rsidP="00742021">
            <w:pPr>
              <w:rPr>
                <w:del w:id="26" w:author="Samer Aamar" w:date="2016-12-18T21:52:00Z"/>
              </w:rPr>
              <w:pPrChange w:id="27" w:author="Samer Aamar" w:date="2016-12-17T12:20:00Z">
                <w:pPr/>
              </w:pPrChange>
            </w:pPr>
            <w:del w:id="28" w:author="Samer Aamar" w:date="2016-12-18T21:52:00Z">
              <w:r w:rsidDel="0036032B">
                <w:delText>C range: [</w:delText>
              </w:r>
            </w:del>
            <w:del w:id="29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.1,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3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.1</w:delText>
              </w:r>
            </w:del>
            <w:del w:id="30" w:author="Samer Aamar" w:date="2016-12-18T21:52:00Z">
              <w:r w:rsidDel="0036032B">
                <w:delText xml:space="preserve">], steps </w:delText>
              </w:r>
              <w:r w:rsidDel="0036032B">
                <w:delText>0</w:delText>
              </w:r>
              <w:r w:rsidDel="0036032B">
                <w:delText>.</w:delText>
              </w:r>
              <w:r w:rsidDel="0036032B">
                <w:delText>1</w:delText>
              </w:r>
            </w:del>
          </w:p>
          <w:p w:rsidR="008336F3" w:rsidDel="0036032B" w:rsidRDefault="008336F3" w:rsidP="008336F3">
            <w:pPr>
              <w:rPr>
                <w:del w:id="31" w:author="Samer Aamar" w:date="2016-12-18T21:52:00Z"/>
              </w:rPr>
            </w:pPr>
            <w:del w:id="32" w:author="Samer Aamar" w:date="2016-12-18T21:52:00Z">
              <w:r w:rsidDel="0036032B">
                <w:delText>Gamma range: [</w:delText>
              </w:r>
              <w:r w:rsidDel="0036032B">
                <w:rPr>
                  <w:rFonts w:ascii="Consolas" w:hAnsi="Consolas" w:cs="Consolas"/>
                  <w:sz w:val="20"/>
                  <w:szCs w:val="20"/>
                </w:rPr>
                <w:delText xml:space="preserve">0.1, </w:delText>
              </w:r>
              <w:r w:rsidDel="0036032B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36032B">
                <w:rPr>
                  <w:rFonts w:ascii="Consolas" w:hAnsi="Consolas" w:cs="Consolas"/>
                  <w:sz w:val="20"/>
                  <w:szCs w:val="20"/>
                </w:rPr>
                <w:delText>.1</w:delText>
              </w:r>
              <w:r w:rsidDel="0036032B">
                <w:delText xml:space="preserve">] , steps: </w:delText>
              </w:r>
              <w:r w:rsidDel="0036032B">
                <w:delText>0</w:delText>
              </w:r>
              <w:r w:rsidDel="0036032B">
                <w:delText>.</w:delText>
              </w:r>
              <w:r w:rsidDel="0036032B">
                <w:delText>1</w:delText>
              </w:r>
            </w:del>
          </w:p>
          <w:p w:rsidR="005330AA" w:rsidDel="0036032B" w:rsidRDefault="005330AA" w:rsidP="00D4626A">
            <w:pPr>
              <w:rPr>
                <w:del w:id="33" w:author="Samer Aamar" w:date="2016-12-18T21:52:00Z"/>
              </w:rPr>
            </w:pPr>
          </w:p>
        </w:tc>
        <w:tc>
          <w:tcPr>
            <w:tcW w:w="6876" w:type="dxa"/>
            <w:tcPrChange w:id="34" w:author="Samer Aamar" w:date="2016-12-18T21:52:00Z">
              <w:tcPr>
                <w:tcW w:w="5125" w:type="dxa"/>
              </w:tcPr>
            </w:tcPrChange>
          </w:tcPr>
          <w:p w:rsidR="005330AA" w:rsidDel="0036032B" w:rsidRDefault="008336F3" w:rsidP="00D4626A">
            <w:pPr>
              <w:rPr>
                <w:del w:id="35" w:author="Samer Aamar" w:date="2016-12-18T21:52:00Z"/>
              </w:rPr>
            </w:pPr>
            <w:del w:id="36" w:author="Samer Aamar" w:date="2016-12-17T12:20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294414" cy="1565299"/>
                    <wp:effectExtent l="0" t="0" r="0" b="0"/>
                    <wp:docPr id="4" name="Picture 4" descr="C:\Users\samera\Google Drive\iSchool\תקופה 6\MachineLearning\good_results4_files\qt_img173215601550950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7" descr="C:\Users\samera\Google Drive\iSchool\תקופה 6\MachineLearning\good_results4_files\qt_img173215601550950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12071" cy="1577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336F3" w:rsidDel="0036032B" w:rsidTr="0036032B">
        <w:trPr>
          <w:del w:id="37" w:author="Samer Aamar" w:date="2016-12-18T21:52:00Z"/>
        </w:trPr>
        <w:tc>
          <w:tcPr>
            <w:tcW w:w="2474" w:type="dxa"/>
            <w:tcPrChange w:id="38" w:author="Samer Aamar" w:date="2016-12-18T21:52:00Z">
              <w:tcPr>
                <w:tcW w:w="4225" w:type="dxa"/>
              </w:tcPr>
            </w:tcPrChange>
          </w:tcPr>
          <w:p w:rsidR="008336F3" w:rsidDel="0036032B" w:rsidRDefault="008336F3" w:rsidP="008336F3">
            <w:pPr>
              <w:rPr>
                <w:del w:id="39" w:author="Samer Aamar" w:date="2016-12-18T21:52:00Z"/>
              </w:rPr>
            </w:pPr>
            <w:del w:id="40" w:author="Samer Aamar" w:date="2016-12-18T21:52:00Z">
              <w:r w:rsidDel="0036032B">
                <w:delText>C range: [</w:delText>
              </w:r>
            </w:del>
            <w:del w:id="41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7</w:delText>
              </w:r>
            </w:del>
            <w:del w:id="42" w:author="Samer Aamar" w:date="2016-12-18T21:52:00Z">
              <w:r w:rsidDel="0036032B">
                <w:delText>], steps 0.</w:delText>
              </w:r>
              <w:r w:rsidDel="0036032B">
                <w:delText>0</w:delText>
              </w:r>
              <w:r w:rsidDel="0036032B">
                <w:delText>1</w:delText>
              </w:r>
            </w:del>
          </w:p>
          <w:p w:rsidR="008336F3" w:rsidDel="0036032B" w:rsidRDefault="008336F3" w:rsidP="00742021">
            <w:pPr>
              <w:rPr>
                <w:del w:id="43" w:author="Samer Aamar" w:date="2016-12-18T21:52:00Z"/>
              </w:rPr>
              <w:pPrChange w:id="44" w:author="Samer Aamar" w:date="2016-12-17T12:20:00Z">
                <w:pPr/>
              </w:pPrChange>
            </w:pPr>
            <w:del w:id="45" w:author="Samer Aamar" w:date="2016-12-18T21:52:00Z">
              <w:r w:rsidDel="0036032B">
                <w:delText>Gamma range: [</w:delText>
              </w:r>
            </w:del>
            <w:del w:id="46" w:author="Samer Aamar" w:date="2016-12-17T12:20:00Z"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 xml:space="preserve">, 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6</w:delText>
              </w:r>
            </w:del>
            <w:del w:id="47" w:author="Samer Aamar" w:date="2016-12-18T21:52:00Z">
              <w:r w:rsidDel="0036032B">
                <w:delText>] , steps: 0.</w:delText>
              </w:r>
              <w:r w:rsidDel="0036032B">
                <w:delText>0</w:delText>
              </w:r>
              <w:r w:rsidDel="0036032B">
                <w:delText>1</w:delText>
              </w:r>
            </w:del>
          </w:p>
          <w:p w:rsidR="008336F3" w:rsidDel="0036032B" w:rsidRDefault="008336F3" w:rsidP="008336F3">
            <w:pPr>
              <w:rPr>
                <w:del w:id="48" w:author="Samer Aamar" w:date="2016-12-18T21:52:00Z"/>
              </w:rPr>
            </w:pPr>
          </w:p>
        </w:tc>
        <w:tc>
          <w:tcPr>
            <w:tcW w:w="6876" w:type="dxa"/>
            <w:tcPrChange w:id="49" w:author="Samer Aamar" w:date="2016-12-18T21:52:00Z">
              <w:tcPr>
                <w:tcW w:w="5125" w:type="dxa"/>
              </w:tcPr>
            </w:tcPrChange>
          </w:tcPr>
          <w:p w:rsidR="008336F3" w:rsidDel="0036032B" w:rsidRDefault="008336F3" w:rsidP="00D4626A">
            <w:pPr>
              <w:rPr>
                <w:del w:id="50" w:author="Samer Aamar" w:date="2016-12-18T21:52:00Z"/>
                <w:rFonts w:ascii="Consolas" w:hAnsi="Consolas" w:cs="Consolas"/>
                <w:noProof/>
                <w:sz w:val="20"/>
                <w:szCs w:val="20"/>
              </w:rPr>
            </w:pPr>
            <w:del w:id="51" w:author="Samer Aamar" w:date="2016-12-17T12:19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614174" cy="1783447"/>
                    <wp:effectExtent l="0" t="0" r="0" b="7620"/>
                    <wp:docPr id="5" name="Picture 5" descr="C:\Users\samera\Google Drive\iSchool\תקופה 6\MachineLearning\good_results4_files\qt_img173235787897242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" descr="C:\Users\samera\Google Drive\iSchool\תקופה 6\MachineLearning\good_results4_files\qt_img173235787897242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44525" cy="18041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336F3" w:rsidDel="00742021" w:rsidTr="0036032B">
        <w:trPr>
          <w:del w:id="52" w:author="Samer Aamar" w:date="2016-12-17T12:19:00Z"/>
        </w:trPr>
        <w:tc>
          <w:tcPr>
            <w:tcW w:w="2474" w:type="dxa"/>
            <w:tcPrChange w:id="53" w:author="Samer Aamar" w:date="2016-12-18T21:52:00Z">
              <w:tcPr>
                <w:tcW w:w="4225" w:type="dxa"/>
              </w:tcPr>
            </w:tcPrChange>
          </w:tcPr>
          <w:p w:rsidR="008336F3" w:rsidDel="00742021" w:rsidRDefault="008336F3" w:rsidP="008336F3">
            <w:pPr>
              <w:rPr>
                <w:del w:id="54" w:author="Samer Aamar" w:date="2016-12-17T12:19:00Z"/>
              </w:rPr>
            </w:pPr>
            <w:del w:id="55" w:author="Samer Aamar" w:date="2016-12-17T12:19:00Z">
              <w:r w:rsidDel="00742021">
                <w:delText>C range: [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49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, 1.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51</w:delText>
              </w:r>
              <w:r w:rsidDel="00742021">
                <w:delText>], steps 0.</w:delText>
              </w:r>
              <w:r w:rsidDel="00742021">
                <w:delText>0</w:delText>
              </w:r>
              <w:r w:rsidDel="00742021">
                <w:delText>01</w:delText>
              </w:r>
            </w:del>
          </w:p>
          <w:p w:rsidR="008336F3" w:rsidDel="00742021" w:rsidRDefault="008336F3" w:rsidP="008336F3">
            <w:pPr>
              <w:rPr>
                <w:del w:id="56" w:author="Samer Aamar" w:date="2016-12-17T12:19:00Z"/>
              </w:rPr>
            </w:pPr>
            <w:del w:id="57" w:author="Samer Aamar" w:date="2016-12-17T12:19:00Z">
              <w:r w:rsidDel="00742021">
                <w:delText>Gamma range: [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0.4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5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, 0.</w:delText>
              </w:r>
              <w:r w:rsidDel="00742021">
                <w:rPr>
                  <w:rFonts w:ascii="Consolas" w:hAnsi="Consolas" w:cs="Consolas"/>
                  <w:sz w:val="20"/>
                  <w:szCs w:val="20"/>
                </w:rPr>
                <w:delText>47</w:delText>
              </w:r>
              <w:r w:rsidDel="00742021">
                <w:delText>] , steps: 0.0</w:delText>
              </w:r>
              <w:r w:rsidDel="00742021">
                <w:delText>0</w:delText>
              </w:r>
              <w:r w:rsidDel="00742021">
                <w:delText>1</w:delText>
              </w:r>
            </w:del>
          </w:p>
          <w:p w:rsidR="008336F3" w:rsidDel="00742021" w:rsidRDefault="008336F3" w:rsidP="008336F3">
            <w:pPr>
              <w:rPr>
                <w:del w:id="58" w:author="Samer Aamar" w:date="2016-12-17T12:19:00Z"/>
              </w:rPr>
            </w:pPr>
          </w:p>
        </w:tc>
        <w:tc>
          <w:tcPr>
            <w:tcW w:w="6876" w:type="dxa"/>
            <w:tcPrChange w:id="59" w:author="Samer Aamar" w:date="2016-12-18T21:52:00Z">
              <w:tcPr>
                <w:tcW w:w="5125" w:type="dxa"/>
              </w:tcPr>
            </w:tcPrChange>
          </w:tcPr>
          <w:p w:rsidR="008336F3" w:rsidDel="00742021" w:rsidRDefault="008336F3" w:rsidP="00D4626A">
            <w:pPr>
              <w:rPr>
                <w:del w:id="60" w:author="Samer Aamar" w:date="2016-12-17T12:19:00Z"/>
                <w:rFonts w:ascii="Consolas" w:hAnsi="Consolas" w:cs="Consolas"/>
                <w:noProof/>
                <w:sz w:val="20"/>
                <w:szCs w:val="20"/>
              </w:rPr>
            </w:pPr>
            <w:del w:id="61" w:author="Samer Aamar" w:date="2016-12-17T12:19:00Z">
              <w:r w:rsidDel="00742021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613660" cy="1783096"/>
                    <wp:effectExtent l="0" t="0" r="0" b="7620"/>
                    <wp:docPr id="6" name="Picture 6" descr="C:\Users\samera\Google Drive\iSchool\תקופה 6\MachineLearning\good_results4_files\qt_img173412311053107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 descr="C:\Users\samera\Google Drive\iSchool\תקופה 6\MachineLearning\good_results4_files\qt_img173412311053107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32657" cy="1796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8336F3" w:rsidTr="0036032B">
        <w:tc>
          <w:tcPr>
            <w:tcW w:w="2474" w:type="dxa"/>
            <w:tcPrChange w:id="62" w:author="Samer Aamar" w:date="2016-12-18T21:52:00Z">
              <w:tcPr>
                <w:tcW w:w="4225" w:type="dxa"/>
              </w:tcPr>
            </w:tcPrChange>
          </w:tcPr>
          <w:p w:rsidR="008336F3" w:rsidRDefault="008336F3" w:rsidP="008336F3">
            <w:r>
              <w:t>Results:</w:t>
            </w:r>
          </w:p>
        </w:tc>
        <w:tc>
          <w:tcPr>
            <w:tcW w:w="6876" w:type="dxa"/>
            <w:tcPrChange w:id="63" w:author="Samer Aamar" w:date="2016-12-18T21:52:00Z">
              <w:tcPr>
                <w:tcW w:w="5125" w:type="dxa"/>
              </w:tcPr>
            </w:tcPrChange>
          </w:tcPr>
          <w:p w:rsidR="008336F3" w:rsidRDefault="008336F3" w:rsidP="0036032B">
            <w:pPr>
              <w:pPrChange w:id="64" w:author="Samer Aamar" w:date="2016-12-18T21:52:00Z">
                <w:pPr/>
              </w:pPrChange>
            </w:pPr>
            <w:r>
              <w:t xml:space="preserve">Best C: </w:t>
            </w:r>
            <w:del w:id="65" w:author="Samer Aamar" w:date="2016-12-17T12:19:00Z">
              <w:r w:rsidDel="009A1992">
                <w:delText>1</w:delText>
              </w:r>
            </w:del>
            <w:ins w:id="66" w:author="Samer Aamar" w:date="2016-12-17T12:19:00Z">
              <w:r w:rsidR="009A1992">
                <w:t>2</w:t>
              </w:r>
            </w:ins>
            <w:ins w:id="67" w:author="Samer Aamar" w:date="2016-12-18T21:52:00Z">
              <w:r w:rsidR="0036032B">
                <w:t>0.1</w:t>
              </w:r>
            </w:ins>
            <w:del w:id="68" w:author="Samer Aamar" w:date="2016-12-18T21:52:00Z">
              <w:r w:rsidDel="0036032B">
                <w:delText>.</w:delText>
              </w:r>
            </w:del>
            <w:del w:id="69" w:author="Samer Aamar" w:date="2016-12-17T12:19:00Z">
              <w:r w:rsidDel="009A1992">
                <w:delText>5</w:delText>
              </w:r>
            </w:del>
          </w:p>
          <w:p w:rsidR="008336F3" w:rsidRDefault="008336F3" w:rsidP="009A1992">
            <w:r>
              <w:t>Best gamma: 0.</w:t>
            </w:r>
            <w:ins w:id="70" w:author="Samer Aamar" w:date="2016-12-17T12:19:00Z">
              <w:r w:rsidR="009A1992" w:rsidDel="009A1992">
                <w:t xml:space="preserve"> </w:t>
              </w:r>
              <w:r w:rsidR="009A1992">
                <w:t>1</w:t>
              </w:r>
            </w:ins>
            <w:del w:id="71" w:author="Samer Aamar" w:date="2016-12-17T12:19:00Z">
              <w:r w:rsidDel="009A1992">
                <w:delText>46</w:delText>
              </w:r>
            </w:del>
          </w:p>
          <w:p w:rsidR="008336F3" w:rsidRDefault="008336F3" w:rsidP="009A1992">
            <w:r>
              <w:t>Best score (average): 0.</w:t>
            </w:r>
            <w:del w:id="72" w:author="Samer Aamar" w:date="2016-12-17T12:19:00Z">
              <w:r w:rsidDel="009A1992">
                <w:delText>99</w:delText>
              </w:r>
            </w:del>
            <w:ins w:id="73" w:author="Samer Aamar" w:date="2016-12-17T12:19:00Z">
              <w:r w:rsidR="009A1992">
                <w:t>9</w:t>
              </w:r>
            </w:ins>
            <w:ins w:id="74" w:author="Samer Aamar" w:date="2016-12-18T21:52:00Z">
              <w:r w:rsidR="0036032B">
                <w:t>7</w:t>
              </w:r>
            </w:ins>
          </w:p>
          <w:p w:rsidR="008336F3" w:rsidRDefault="008336F3" w:rsidP="008336F3"/>
          <w:p w:rsidR="008336F3" w:rsidRDefault="008336F3" w:rsidP="008336F3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  <w:del w:id="75" w:author="Samer Aamar" w:date="2016-12-17T12:18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193438" cy="1912922"/>
                    <wp:effectExtent l="0" t="0" r="0" b="0"/>
                    <wp:docPr id="7" name="Picture 7" descr="C:\Users\samera\Google Drive\iSchool\תקופה 6\MachineLearning\good_results4_files\qt_img17376449837137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 descr="C:\Users\samera\Google Drive\iSchool\תקופה 6\MachineLearning\good_results4_files\qt_img17376449837137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30202" cy="19449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76" w:author="Samer Aamar" w:date="2016-12-18T21:53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277235" cy="2830830"/>
                    <wp:effectExtent l="0" t="0" r="0" b="7620"/>
                    <wp:docPr id="48" name="Picture 48" descr="C:\Users\samera\Google Drive\iSchool\תקופה 6\MachineLearning\good_results6_files\qt_img219058793978266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0" descr="C:\Users\samera\Google Drive\iSchool\תקופה 6\MachineLearning\good_results6_files\qt_img219058793978266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77235" cy="28308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D4626A" w:rsidRDefault="00D4626A" w:rsidP="00D4626A"/>
    <w:p w:rsidR="008336F3" w:rsidRDefault="008336F3" w:rsidP="00E92293">
      <w:pPr>
        <w:pStyle w:val="Heading3"/>
      </w:pPr>
      <w:r>
        <w:t>Neural Network</w:t>
      </w:r>
    </w:p>
    <w:p w:rsidR="008336F3" w:rsidRDefault="008336F3" w:rsidP="00FB4F1D">
      <w:r>
        <w:t xml:space="preserve">For finding the best parameters for neural network model I run </w:t>
      </w:r>
      <w:r w:rsidR="00FB4F1D">
        <w:t>through all the combinations of:</w:t>
      </w:r>
    </w:p>
    <w:p w:rsidR="00FB4F1D" w:rsidRDefault="00FB4F1D" w:rsidP="00FB4F1D">
      <w:pPr>
        <w:pStyle w:val="ListParagraph"/>
        <w:numPr>
          <w:ilvl w:val="0"/>
          <w:numId w:val="2"/>
        </w:numPr>
      </w:pPr>
      <w:r>
        <w:t xml:space="preserve">Layer </w:t>
      </w:r>
      <w:r w:rsidR="00E92293">
        <w:t>: we scan the range of [2, 50]</w:t>
      </w:r>
    </w:p>
    <w:p w:rsidR="00E92293" w:rsidRDefault="00E92293" w:rsidP="00FB4F1D">
      <w:pPr>
        <w:pStyle w:val="ListParagraph"/>
        <w:numPr>
          <w:ilvl w:val="0"/>
          <w:numId w:val="2"/>
        </w:numPr>
      </w:pPr>
      <w:r>
        <w:t>Learning rate: we scan the range of [1/50, 1.0]. each time we take a step of 1/50.</w:t>
      </w:r>
    </w:p>
    <w:p w:rsidR="00E92293" w:rsidRDefault="00E92293" w:rsidP="00E92293">
      <w:r>
        <w:t xml:space="preserve">The best score found was 0.98 </w:t>
      </w:r>
    </w:p>
    <w:p w:rsidR="00E92293" w:rsidRDefault="00E92293" w:rsidP="009A1992">
      <w:r>
        <w:t xml:space="preserve">Recommended rate is 0.02 and number of layers </w:t>
      </w:r>
      <w:del w:id="77" w:author="Samer Aamar" w:date="2016-12-17T12:18:00Z">
        <w:r w:rsidDel="009A1992">
          <w:delText>48</w:delText>
        </w:r>
      </w:del>
      <w:ins w:id="78" w:author="Samer Aamar" w:date="2016-12-17T12:18:00Z">
        <w:r w:rsidR="009A1992">
          <w:t>39</w:t>
        </w:r>
      </w:ins>
      <w:r>
        <w:t>.</w:t>
      </w:r>
    </w:p>
    <w:p w:rsidR="00E92293" w:rsidRDefault="00E92293" w:rsidP="00E92293"/>
    <w:p w:rsidR="006B4A1E" w:rsidRDefault="0036032B" w:rsidP="0036032B">
      <w:pPr>
        <w:keepNext/>
        <w:jc w:val="center"/>
        <w:rPr>
          <w:ins w:id="79" w:author="Samer Aamar" w:date="2016-12-17T12:39:00Z"/>
        </w:rPr>
        <w:pPrChange w:id="80" w:author="Samer Aamar" w:date="2016-12-18T21:53:00Z">
          <w:pPr/>
        </w:pPrChange>
      </w:pPr>
      <w:ins w:id="81" w:author="Samer Aamar" w:date="2016-12-18T21:53:00Z">
        <w:r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7BAE4D04" wp14:editId="68CD853E">
              <wp:extent cx="4154805" cy="2874645"/>
              <wp:effectExtent l="0" t="0" r="0" b="1905"/>
              <wp:docPr id="49" name="Picture 49" descr="C:\Users\samera\Google Drive\iSchool\תקופה 6\MachineLearning\good_results6_files\qt_img219062229952102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2" descr="C:\Users\samera\Google Drive\iSchool\תקופה 6\MachineLearning\good_results6_files\qt_img2190622299521028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4805" cy="2874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2" w:author="Samer Aamar" w:date="2016-12-17T12:18:00Z">
        <w:r w:rsidR="008336F3"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 wp14:anchorId="2F7D7FDB" wp14:editId="7C9EB059">
              <wp:extent cx="4150995" cy="2877820"/>
              <wp:effectExtent l="0" t="0" r="1905" b="0"/>
              <wp:docPr id="8" name="Picture 8" descr="C:\Users\samera\Google Drive\iSchool\תקופה 6\MachineLearning\good_results4_files\qt_img173767934345216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C:\Users\samera\Google Drive\iSchool\תקופה 6\MachineLearning\good_results4_files\qt_img1737679343452164.png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0995" cy="2877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8336F3" w:rsidRDefault="006B4A1E" w:rsidP="006B4A1E">
      <w:pPr>
        <w:pStyle w:val="Caption"/>
        <w:jc w:val="center"/>
        <w:pPrChange w:id="83" w:author="Samer Aamar" w:date="2016-12-17T12:39:00Z">
          <w:pPr/>
        </w:pPrChange>
      </w:pPr>
      <w:ins w:id="84" w:author="Samer Aamar" w:date="2016-12-17T12:39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85" w:author="Samer Aamar" w:date="2016-12-17T12:39:00Z">
        <w:r>
          <w:rPr>
            <w:noProof/>
          </w:rPr>
          <w:t>1</w:t>
        </w:r>
        <w:r>
          <w:fldChar w:fldCharType="end"/>
        </w:r>
        <w:r>
          <w:t>:</w:t>
        </w:r>
        <w:r w:rsidRPr="007A336B">
          <w:t xml:space="preserve"> Neural Network scores per &lt;rate, layer&gt; (</w:t>
        </w:r>
        <w:r>
          <w:t xml:space="preserve">IRIS </w:t>
        </w:r>
        <w:r w:rsidRPr="007A336B">
          <w:t>dataset)</w:t>
        </w:r>
      </w:ins>
    </w:p>
    <w:p w:rsidR="00E92293" w:rsidRDefault="00E92293" w:rsidP="00D4626A"/>
    <w:p w:rsidR="00E92293" w:rsidRDefault="00E92293" w:rsidP="00E92293">
      <w:pPr>
        <w:pStyle w:val="Heading2"/>
      </w:pPr>
      <w:r>
        <w:t>Breast Cancer Dataset</w:t>
      </w:r>
    </w:p>
    <w:p w:rsidR="00E92293" w:rsidRDefault="00E92293" w:rsidP="00E92293">
      <w:pPr>
        <w:pStyle w:val="Heading3"/>
      </w:pPr>
      <w:r>
        <w:t>SVM</w:t>
      </w:r>
    </w:p>
    <w:tbl>
      <w:tblPr>
        <w:tblStyle w:val="TableGrid"/>
        <w:tblW w:w="0" w:type="auto"/>
        <w:tblLook w:val="04A0" w:firstRow="1" w:lastRow="0" w:firstColumn="1" w:lastColumn="0" w:noHBand="0" w:noVBand="1"/>
        <w:tblPrChange w:id="86" w:author="Samer Aamar" w:date="2016-12-17T12:1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474"/>
        <w:gridCol w:w="6876"/>
        <w:tblGridChange w:id="87">
          <w:tblGrid>
            <w:gridCol w:w="2494"/>
            <w:gridCol w:w="6856"/>
          </w:tblGrid>
        </w:tblGridChange>
      </w:tblGrid>
      <w:tr w:rsidR="00E92293" w:rsidTr="009A1992">
        <w:tc>
          <w:tcPr>
            <w:tcW w:w="2494" w:type="dxa"/>
            <w:tcPrChange w:id="88" w:author="Samer Aamar" w:date="2016-12-17T12:16:00Z">
              <w:tcPr>
                <w:tcW w:w="4225" w:type="dxa"/>
              </w:tcPr>
            </w:tcPrChange>
          </w:tcPr>
          <w:p w:rsidR="00E92293" w:rsidRDefault="00E92293" w:rsidP="00A771BF">
            <w:r>
              <w:t>C range: [1, 1000], step size: 100</w:t>
            </w:r>
          </w:p>
          <w:p w:rsidR="00E92293" w:rsidRDefault="00E92293" w:rsidP="00A771BF">
            <w:r>
              <w:t xml:space="preserve">Gamma range: [1, 1000], </w:t>
            </w:r>
            <w:ins w:id="89" w:author="Samer Aamar" w:date="2016-12-17T12:39:00Z">
              <w:r w:rsidR="007D1D70">
                <w:t>s</w:t>
              </w:r>
            </w:ins>
            <w:r>
              <w:t>tep size: 100</w:t>
            </w:r>
          </w:p>
          <w:p w:rsidR="00E92293" w:rsidRDefault="00E92293" w:rsidP="00A771BF"/>
        </w:tc>
        <w:tc>
          <w:tcPr>
            <w:tcW w:w="6856" w:type="dxa"/>
            <w:tcPrChange w:id="90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del w:id="91" w:author="Samer Aamar" w:date="2016-12-17T12:17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861006" cy="1951840"/>
                    <wp:effectExtent l="0" t="0" r="0" b="0"/>
                    <wp:docPr id="16" name="Picture 16" descr="C:\Users\samera\Google Drive\iSchool\תקופה 6\MachineLearning\good_results4_files\qt_img173776094783078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 descr="C:\Users\samera\Google Drive\iSchool\תקופה 6\MachineLearning\good_results4_files\qt_img173776094783078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71247" cy="19588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92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20845" cy="2874645"/>
                    <wp:effectExtent l="0" t="0" r="8255" b="1905"/>
                    <wp:docPr id="50" name="Picture 50" descr="C:\Users\samera\Google Drive\iSchool\תקופה 6\MachineLearning\good_results6_files\qt_img219121929997517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4" descr="C:\Users\samera\Google Drive\iSchool\תקופה 6\MachineLearning\good_results6_files\qt_img219121929997517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084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Tr="009A1992">
        <w:tc>
          <w:tcPr>
            <w:tcW w:w="2494" w:type="dxa"/>
            <w:tcPrChange w:id="93" w:author="Samer Aamar" w:date="2016-12-17T12:16:00Z">
              <w:tcPr>
                <w:tcW w:w="4225" w:type="dxa"/>
              </w:tcPr>
            </w:tcPrChange>
          </w:tcPr>
          <w:p w:rsidR="00E92293" w:rsidRDefault="00E92293" w:rsidP="0036032B">
            <w:pPr>
              <w:pPrChange w:id="94" w:author="Samer Aamar" w:date="2016-12-18T21:54:00Z">
                <w:pPr/>
              </w:pPrChange>
            </w:pPr>
            <w:r>
              <w:lastRenderedPageBreak/>
              <w:t>C range: [</w:t>
            </w:r>
            <w:ins w:id="95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>601</w:t>
              </w:r>
            </w:ins>
            <w:ins w:id="96" w:author="Samer Aamar" w:date="2016-12-17T12:17:00Z">
              <w:r w:rsidR="009A1992">
                <w:rPr>
                  <w:rFonts w:ascii="Consolas" w:hAnsi="Consolas" w:cs="Consolas"/>
                  <w:sz w:val="20"/>
                  <w:szCs w:val="20"/>
                </w:rPr>
                <w:t xml:space="preserve">, </w:t>
              </w:r>
            </w:ins>
            <w:ins w:id="97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>8</w:t>
              </w:r>
            </w:ins>
            <w:ins w:id="98" w:author="Samer Aamar" w:date="2016-12-17T12:17:00Z">
              <w:r w:rsidR="009A1992">
                <w:rPr>
                  <w:rFonts w:ascii="Consolas" w:hAnsi="Consolas" w:cs="Consolas"/>
                  <w:sz w:val="20"/>
                  <w:szCs w:val="20"/>
                </w:rPr>
                <w:t>01</w:t>
              </w:r>
            </w:ins>
            <w:del w:id="99" w:author="Samer Aamar" w:date="2016-12-17T12:17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1, 2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01</w:delText>
              </w:r>
            </w:del>
            <w:r>
              <w:t>], step size: 10</w:t>
            </w:r>
          </w:p>
          <w:p w:rsidR="00E92293" w:rsidRDefault="00E92293" w:rsidP="0036032B">
            <w:pPr>
              <w:pPrChange w:id="100" w:author="Samer Aamar" w:date="2016-12-18T21:54:00Z">
                <w:pPr/>
              </w:pPrChange>
            </w:pPr>
            <w:r>
              <w:t>Gamma range: [</w:t>
            </w:r>
            <w:ins w:id="101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>8</w:t>
              </w:r>
            </w:ins>
            <w:ins w:id="102" w:author="Samer Aamar" w:date="2016-12-17T12:17:00Z">
              <w:r w:rsidR="009A1992">
                <w:rPr>
                  <w:rFonts w:ascii="Consolas" w:hAnsi="Consolas" w:cs="Consolas"/>
                  <w:sz w:val="20"/>
                  <w:szCs w:val="20"/>
                </w:rPr>
                <w:t xml:space="preserve">01, </w:t>
              </w:r>
            </w:ins>
            <w:ins w:id="103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>1001</w:t>
              </w:r>
            </w:ins>
            <w:del w:id="104" w:author="Samer Aamar" w:date="2016-12-17T12:17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50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7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01</w:delText>
              </w:r>
            </w:del>
            <w:r>
              <w:t>], step size: 10</w:t>
            </w:r>
          </w:p>
          <w:p w:rsidR="00E92293" w:rsidRDefault="00E92293" w:rsidP="00A771BF"/>
        </w:tc>
        <w:tc>
          <w:tcPr>
            <w:tcW w:w="6856" w:type="dxa"/>
            <w:tcPrChange w:id="105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del w:id="106" w:author="Samer Aamar" w:date="2016-12-17T12:17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102228" cy="2116408"/>
                    <wp:effectExtent l="0" t="0" r="3175" b="0"/>
                    <wp:docPr id="17" name="Picture 17" descr="C:\Users\samera\Google Drive\iSchool\תקופה 6\MachineLearning\good_results4_files\qt_img1737829667307524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C:\Users\samera\Google Drive\iSchool\תקופה 6\MachineLearning\good_results4_files\qt_img1737829667307524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09676" cy="2121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07" w:author="Samer Aamar" w:date="2016-12-18T21:54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108" w:author="Samer Aamar" w:date="2016-12-18T21:56:00Z"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20845" cy="2874645"/>
                    <wp:effectExtent l="0" t="0" r="8255" b="1905"/>
                    <wp:docPr id="53" name="Picture 53" descr="C:\Users\samera\Google Drive\iSchool\תקופה 6\MachineLearning\good_results6_files\qt_img219151135775130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3" descr="C:\Users\samera\Google Drive\iSchool\תקופה 6\MachineLearning\good_results6_files\qt_img219151135775130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084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Del="009A1992" w:rsidTr="009A1992">
        <w:trPr>
          <w:del w:id="109" w:author="Samer Aamar" w:date="2016-12-17T12:16:00Z"/>
        </w:trPr>
        <w:tc>
          <w:tcPr>
            <w:tcW w:w="2494" w:type="dxa"/>
            <w:tcPrChange w:id="110" w:author="Samer Aamar" w:date="2016-12-17T12:16:00Z">
              <w:tcPr>
                <w:tcW w:w="4225" w:type="dxa"/>
              </w:tcPr>
            </w:tcPrChange>
          </w:tcPr>
          <w:p w:rsidR="00E92293" w:rsidDel="009A1992" w:rsidRDefault="00E92293" w:rsidP="00E92293">
            <w:pPr>
              <w:rPr>
                <w:del w:id="111" w:author="Samer Aamar" w:date="2016-12-17T12:16:00Z"/>
              </w:rPr>
            </w:pPr>
            <w:del w:id="112" w:author="Samer Aamar" w:date="2016-12-17T12:16:00Z">
              <w:r w:rsidDel="009A1992">
                <w:delText>C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8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101</w:delText>
              </w:r>
              <w:r w:rsidDel="009A1992">
                <w:delText>], steps 1.0</w:delText>
              </w:r>
            </w:del>
          </w:p>
          <w:p w:rsidR="00E92293" w:rsidDel="009A1992" w:rsidRDefault="00E92293" w:rsidP="00E92293">
            <w:pPr>
              <w:rPr>
                <w:del w:id="113" w:author="Samer Aamar" w:date="2016-12-17T12:16:00Z"/>
              </w:rPr>
            </w:pPr>
            <w:del w:id="114" w:author="Samer Aamar" w:date="2016-12-17T12:16:00Z">
              <w:r w:rsidDel="009A1992">
                <w:delText>Gamma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65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 xml:space="preserve">1, 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67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1</w:delText>
              </w:r>
              <w:r w:rsidDel="009A1992">
                <w:delText>] , steps: 1.0</w:delText>
              </w:r>
            </w:del>
          </w:p>
          <w:p w:rsidR="00E92293" w:rsidDel="009A1992" w:rsidRDefault="00E92293" w:rsidP="00A771BF">
            <w:pPr>
              <w:rPr>
                <w:del w:id="115" w:author="Samer Aamar" w:date="2016-12-17T12:16:00Z"/>
              </w:rPr>
            </w:pPr>
          </w:p>
        </w:tc>
        <w:tc>
          <w:tcPr>
            <w:tcW w:w="6856" w:type="dxa"/>
            <w:tcPrChange w:id="116" w:author="Samer Aamar" w:date="2016-12-17T12:16:00Z">
              <w:tcPr>
                <w:tcW w:w="5125" w:type="dxa"/>
              </w:tcPr>
            </w:tcPrChange>
          </w:tcPr>
          <w:p w:rsidR="00E92293" w:rsidDel="009A1992" w:rsidRDefault="00E92293" w:rsidP="00A771BF">
            <w:pPr>
              <w:rPr>
                <w:del w:id="117" w:author="Samer Aamar" w:date="2016-12-17T12:16:00Z"/>
              </w:rPr>
            </w:pPr>
            <w:del w:id="118" w:author="Samer Aamar" w:date="2016-12-17T12:16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836888" cy="1935387"/>
                    <wp:effectExtent l="0" t="0" r="1905" b="8255"/>
                    <wp:docPr id="18" name="Picture 18" descr="C:\Users\samera\Google Drive\iSchool\תקופה 6\MachineLearning\good_results4_files\qt_img173789838678426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C:\Users\samera\Google Drive\iSchool\תקופה 6\MachineLearning\good_results4_files\qt_img173789838678426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9148" cy="19437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92293" w:rsidDel="009A1992" w:rsidTr="009A1992">
        <w:trPr>
          <w:del w:id="119" w:author="Samer Aamar" w:date="2016-12-17T12:16:00Z"/>
        </w:trPr>
        <w:tc>
          <w:tcPr>
            <w:tcW w:w="2494" w:type="dxa"/>
            <w:tcPrChange w:id="120" w:author="Samer Aamar" w:date="2016-12-17T12:16:00Z">
              <w:tcPr>
                <w:tcW w:w="4225" w:type="dxa"/>
              </w:tcPr>
            </w:tcPrChange>
          </w:tcPr>
          <w:p w:rsidR="00E92293" w:rsidDel="009A1992" w:rsidRDefault="00E92293" w:rsidP="00E92293">
            <w:pPr>
              <w:rPr>
                <w:del w:id="121" w:author="Samer Aamar" w:date="2016-12-17T12:16:00Z"/>
              </w:rPr>
            </w:pPr>
            <w:del w:id="122" w:author="Samer Aamar" w:date="2016-12-17T12:16:00Z">
              <w:r w:rsidDel="009A1992">
                <w:delText>C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99, 101</w:delText>
              </w:r>
              <w:r w:rsidDel="009A1992">
                <w:delText>], steps 0.1</w:delText>
              </w:r>
            </w:del>
          </w:p>
          <w:p w:rsidR="00E92293" w:rsidDel="009A1992" w:rsidRDefault="00E92293" w:rsidP="00E92293">
            <w:pPr>
              <w:rPr>
                <w:del w:id="123" w:author="Samer Aamar" w:date="2016-12-17T12:16:00Z"/>
              </w:rPr>
            </w:pPr>
            <w:del w:id="124" w:author="Samer Aamar" w:date="2016-12-17T12:16:00Z">
              <w:r w:rsidDel="009A1992">
                <w:delText>Gamma range: [</w:delText>
              </w:r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664, 666</w:delText>
              </w:r>
              <w:r w:rsidDel="009A1992">
                <w:delText>] , steps: 0.1</w:delText>
              </w:r>
            </w:del>
          </w:p>
          <w:p w:rsidR="00E92293" w:rsidDel="009A1992" w:rsidRDefault="00E92293" w:rsidP="00A771BF">
            <w:pPr>
              <w:rPr>
                <w:del w:id="125" w:author="Samer Aamar" w:date="2016-12-17T12:16:00Z"/>
              </w:rPr>
            </w:pPr>
          </w:p>
        </w:tc>
        <w:tc>
          <w:tcPr>
            <w:tcW w:w="6856" w:type="dxa"/>
            <w:tcPrChange w:id="126" w:author="Samer Aamar" w:date="2016-12-17T12:16:00Z">
              <w:tcPr>
                <w:tcW w:w="5125" w:type="dxa"/>
              </w:tcPr>
            </w:tcPrChange>
          </w:tcPr>
          <w:p w:rsidR="00E92293" w:rsidDel="009A1992" w:rsidRDefault="00E92293" w:rsidP="00A771BF">
            <w:pPr>
              <w:rPr>
                <w:del w:id="127" w:author="Samer Aamar" w:date="2016-12-17T12:16:00Z"/>
              </w:rPr>
            </w:pPr>
            <w:del w:id="128" w:author="Samer Aamar" w:date="2016-12-17T12:16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 wp14:anchorId="62230207" wp14:editId="440C807D">
                    <wp:extent cx="2738213" cy="1868069"/>
                    <wp:effectExtent l="0" t="0" r="5080" b="0"/>
                    <wp:docPr id="19" name="Picture 19" descr="C:\Users\samera\Google Drive\iSchool\תקופה 6\MachineLearning\good_results4_files\qt_img17379671062609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C:\Users\samera\Google Drive\iSchool\תקופה 6\MachineLearning\good_results4_files\qt_img17379671062609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43770" cy="1871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92293" w:rsidTr="009A1992">
        <w:tc>
          <w:tcPr>
            <w:tcW w:w="2494" w:type="dxa"/>
            <w:tcPrChange w:id="129" w:author="Samer Aamar" w:date="2016-12-17T12:16:00Z">
              <w:tcPr>
                <w:tcW w:w="4225" w:type="dxa"/>
              </w:tcPr>
            </w:tcPrChange>
          </w:tcPr>
          <w:p w:rsidR="00E92293" w:rsidRDefault="00E92293" w:rsidP="0036032B">
            <w:pPr>
              <w:pPrChange w:id="130" w:author="Samer Aamar" w:date="2016-12-18T21:56:00Z">
                <w:pPr/>
              </w:pPrChange>
            </w:pPr>
            <w:r>
              <w:t>C range: [</w:t>
            </w:r>
            <w:ins w:id="131" w:author="Samer Aamar" w:date="2016-12-18T21:56:00Z">
              <w:r w:rsidR="0036032B">
                <w:rPr>
                  <w:rFonts w:ascii="Consolas" w:hAnsi="Consolas" w:cs="Consolas"/>
                  <w:sz w:val="20"/>
                  <w:szCs w:val="20"/>
                </w:rPr>
                <w:t>671</w:t>
              </w:r>
            </w:ins>
            <w:ins w:id="132" w:author="Samer Aamar" w:date="2016-12-17T12:15:00Z">
              <w:r w:rsidR="009A1992">
                <w:rPr>
                  <w:rFonts w:ascii="Consolas" w:hAnsi="Consolas" w:cs="Consolas"/>
                  <w:sz w:val="20"/>
                  <w:szCs w:val="20"/>
                </w:rPr>
                <w:t xml:space="preserve">.0, </w:t>
              </w:r>
            </w:ins>
            <w:ins w:id="133" w:author="Samer Aamar" w:date="2016-12-18T21:56:00Z">
              <w:r w:rsidR="0036032B">
                <w:rPr>
                  <w:rFonts w:ascii="Consolas" w:hAnsi="Consolas" w:cs="Consolas"/>
                  <w:sz w:val="20"/>
                  <w:szCs w:val="20"/>
                </w:rPr>
                <w:t>691</w:t>
              </w:r>
            </w:ins>
            <w:ins w:id="134" w:author="Samer Aamar" w:date="2016-12-17T12:15:00Z">
              <w:r w:rsidR="009A1992">
                <w:rPr>
                  <w:rFonts w:ascii="Consolas" w:hAnsi="Consolas" w:cs="Consolas"/>
                  <w:sz w:val="20"/>
                  <w:szCs w:val="20"/>
                </w:rPr>
                <w:t>.0</w:t>
              </w:r>
            </w:ins>
            <w:del w:id="135" w:author="Samer Aamar" w:date="2016-12-17T12:15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99.666, 99.999</w:delText>
              </w:r>
            </w:del>
            <w:r>
              <w:t xml:space="preserve">], steps </w:t>
            </w:r>
            <w:del w:id="136" w:author="Samer Aamar" w:date="2016-12-17T12:16:00Z">
              <w:r w:rsidDel="009A1992">
                <w:delText>0.0</w:delText>
              </w:r>
            </w:del>
            <w:r>
              <w:t>1</w:t>
            </w:r>
            <w:ins w:id="137" w:author="Samer Aamar" w:date="2016-12-17T12:16:00Z">
              <w:r w:rsidR="009A1992">
                <w:t>.0</w:t>
              </w:r>
            </w:ins>
          </w:p>
          <w:p w:rsidR="00E92293" w:rsidRDefault="00E92293" w:rsidP="00E92293">
            <w:r>
              <w:t>Gamma range: [</w:t>
            </w:r>
            <w:ins w:id="138" w:author="Samer Aamar" w:date="2016-12-18T21:56:00Z">
              <w:r w:rsidR="0036032B">
                <w:rPr>
                  <w:rFonts w:ascii="Consolas" w:hAnsi="Consolas" w:cs="Consolas"/>
                  <w:sz w:val="20"/>
                  <w:szCs w:val="20"/>
                </w:rPr>
                <w:t>921.0, 941</w:t>
              </w:r>
            </w:ins>
            <w:ins w:id="139" w:author="Samer Aamar" w:date="2016-12-17T12:16:00Z">
              <w:r w:rsidR="009A1992">
                <w:rPr>
                  <w:rFonts w:ascii="Consolas" w:hAnsi="Consolas" w:cs="Consolas"/>
                  <w:sz w:val="20"/>
                  <w:szCs w:val="20"/>
                </w:rPr>
                <w:t>.</w:t>
              </w:r>
            </w:ins>
            <w:del w:id="140" w:author="Samer Aamar" w:date="2016-12-17T12:16:00Z">
              <w:r w:rsidDel="009A1992">
                <w:rPr>
                  <w:rFonts w:ascii="Consolas" w:hAnsi="Consolas" w:cs="Consolas"/>
                  <w:sz w:val="20"/>
                  <w:szCs w:val="20"/>
                </w:rPr>
                <w:delText>664.3, 664.5</w:delText>
              </w:r>
            </w:del>
            <w:ins w:id="141" w:author="Samer Aamar" w:date="2016-12-17T12:16:00Z">
              <w:r w:rsidR="009A1992">
                <w:rPr>
                  <w:rFonts w:ascii="Consolas" w:hAnsi="Consolas" w:cs="Consolas"/>
                  <w:sz w:val="20"/>
                  <w:szCs w:val="20"/>
                </w:rPr>
                <w:t>0</w:t>
              </w:r>
            </w:ins>
            <w:r>
              <w:t xml:space="preserve">] , steps: </w:t>
            </w:r>
            <w:del w:id="142" w:author="Samer Aamar" w:date="2016-12-17T12:16:00Z">
              <w:r w:rsidDel="009A1992">
                <w:delText>0.0</w:delText>
              </w:r>
            </w:del>
            <w:r>
              <w:t>1</w:t>
            </w:r>
            <w:ins w:id="143" w:author="Samer Aamar" w:date="2016-12-17T12:16:00Z">
              <w:r w:rsidR="009A1992">
                <w:t>.0</w:t>
              </w:r>
            </w:ins>
          </w:p>
          <w:p w:rsidR="00E92293" w:rsidRDefault="00E92293" w:rsidP="00A771BF"/>
        </w:tc>
        <w:tc>
          <w:tcPr>
            <w:tcW w:w="6856" w:type="dxa"/>
            <w:tcPrChange w:id="144" w:author="Samer Aamar" w:date="2016-12-17T12:16:00Z">
              <w:tcPr>
                <w:tcW w:w="5125" w:type="dxa"/>
              </w:tcPr>
            </w:tcPrChange>
          </w:tcPr>
          <w:p w:rsidR="00E92293" w:rsidRDefault="00E92293" w:rsidP="00A771BF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  <w:del w:id="145" w:author="Samer Aamar" w:date="2016-12-17T12:14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771249" cy="1890607"/>
                    <wp:effectExtent l="0" t="0" r="0" b="0"/>
                    <wp:docPr id="20" name="Picture 20" descr="C:\Users\samera\Google Drive\iSchool\תקופה 6\MachineLearning\good_results4_files\qt_img173802723580314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C:\Users\samera\Google Drive\iSchool\תקופה 6\MachineLearning\good_results4_files\qt_img173802723580314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1643" cy="18976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46" w:author="Samer Aamar" w:date="2016-12-18T21:56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4220845" cy="2874645"/>
                    <wp:effectExtent l="0" t="0" r="8255" b="1905"/>
                    <wp:docPr id="54" name="Picture 54" descr="C:\Users\samera\Google Drive\iSchool\תקופה 6\MachineLearning\good_results6_files\qt_img2191670271541252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5" descr="C:\Users\samera\Google Drive\iSchool\תקופה 6\MachineLearning\good_results6_files\qt_img2191670271541252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0845" cy="28746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92293" w:rsidTr="009A1992">
        <w:tc>
          <w:tcPr>
            <w:tcW w:w="2494" w:type="dxa"/>
            <w:tcPrChange w:id="147" w:author="Samer Aamar" w:date="2016-12-17T12:16:00Z">
              <w:tcPr>
                <w:tcW w:w="4225" w:type="dxa"/>
              </w:tcPr>
            </w:tcPrChange>
          </w:tcPr>
          <w:p w:rsidR="00E92293" w:rsidRDefault="00E92293" w:rsidP="00A771BF">
            <w:r>
              <w:t>Results:</w:t>
            </w:r>
          </w:p>
        </w:tc>
        <w:tc>
          <w:tcPr>
            <w:tcW w:w="6856" w:type="dxa"/>
            <w:tcPrChange w:id="148" w:author="Samer Aamar" w:date="2016-12-17T12:16:00Z">
              <w:tcPr>
                <w:tcW w:w="5125" w:type="dxa"/>
              </w:tcPr>
            </w:tcPrChange>
          </w:tcPr>
          <w:p w:rsidR="009A1992" w:rsidRDefault="009A1992" w:rsidP="009A1992">
            <w:pPr>
              <w:rPr>
                <w:ins w:id="149" w:author="Samer Aamar" w:date="2016-12-17T12:17:00Z"/>
              </w:rPr>
            </w:pPr>
            <w:ins w:id="150" w:author="Samer Aamar" w:date="2016-12-17T12:17:00Z">
              <w:r>
                <w:t>No further improvement on the best score so no need to zoom in.</w:t>
              </w:r>
            </w:ins>
          </w:p>
          <w:p w:rsidR="00E92293" w:rsidRDefault="00E92293" w:rsidP="009A1992">
            <w:r>
              <w:t xml:space="preserve">Best C: </w:t>
            </w:r>
            <w:ins w:id="151" w:author="Samer Aamar" w:date="2016-12-18T21:57:00Z">
              <w:r w:rsidR="0036032B">
                <w:rPr>
                  <w:rFonts w:ascii="Consolas" w:hAnsi="Consolas" w:cs="Consolas"/>
                  <w:sz w:val="20"/>
                  <w:szCs w:val="20"/>
                </w:rPr>
                <w:t>681.0</w:t>
              </w:r>
            </w:ins>
            <w:del w:id="152" w:author="Samer Aamar" w:date="2016-12-17T12:14:00Z">
              <w:r w:rsidDel="009A1992">
                <w:delText>99.8</w:delText>
              </w:r>
            </w:del>
          </w:p>
          <w:p w:rsidR="00E92293" w:rsidRDefault="00E92293" w:rsidP="0036032B">
            <w:pPr>
              <w:pPrChange w:id="153" w:author="Samer Aamar" w:date="2016-12-18T21:57:00Z">
                <w:pPr/>
              </w:pPrChange>
            </w:pPr>
            <w:r>
              <w:t xml:space="preserve">Best gamma: </w:t>
            </w:r>
            <w:del w:id="154" w:author="Samer Aamar" w:date="2016-12-17T12:14:00Z">
              <w:r w:rsidDel="009A1992">
                <w:delText>664</w:delText>
              </w:r>
            </w:del>
            <w:del w:id="155" w:author="Samer Aamar" w:date="2016-12-18T21:57:00Z">
              <w:r w:rsidDel="0036032B">
                <w:delText>.</w:delText>
              </w:r>
            </w:del>
            <w:del w:id="156" w:author="Samer Aamar" w:date="2016-12-17T12:14:00Z">
              <w:r w:rsidDel="009A1992">
                <w:delText>4</w:delText>
              </w:r>
            </w:del>
            <w:ins w:id="157" w:author="Samer Aamar" w:date="2016-12-18T21:57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sz w:val="20"/>
                  <w:szCs w:val="20"/>
                </w:rPr>
                <w:t>931.0</w:t>
              </w:r>
            </w:ins>
          </w:p>
          <w:p w:rsidR="00E92293" w:rsidRDefault="00E92293" w:rsidP="009A1992">
            <w:r>
              <w:t xml:space="preserve">Best score (average): </w:t>
            </w:r>
            <w:ins w:id="158" w:author="Samer Aamar" w:date="2016-12-18T21:57:00Z">
              <w:r w:rsidR="0036032B">
                <w:rPr>
                  <w:rFonts w:ascii="Consolas" w:hAnsi="Consolas" w:cs="Consolas"/>
                  <w:sz w:val="20"/>
                  <w:szCs w:val="20"/>
                </w:rPr>
                <w:t>0.798717948718</w:t>
              </w:r>
            </w:ins>
            <w:del w:id="159" w:author="Samer Aamar" w:date="2016-12-18T21:57:00Z">
              <w:r w:rsidDel="0036032B">
                <w:delText>0.</w:delText>
              </w:r>
            </w:del>
            <w:del w:id="160" w:author="Samer Aamar" w:date="2016-12-17T12:14:00Z">
              <w:r w:rsidDel="009A1992">
                <w:delText>8282</w:delText>
              </w:r>
            </w:del>
          </w:p>
          <w:p w:rsidR="007820BD" w:rsidRDefault="007820BD" w:rsidP="007820BD"/>
          <w:p w:rsidR="007820BD" w:rsidRDefault="007820BD" w:rsidP="007820BD">
            <w:del w:id="161" w:author="Samer Aamar" w:date="2016-12-17T12:13:00Z">
              <w:r w:rsidDel="009A1992">
                <w:rPr>
                  <w:rFonts w:ascii="Consolas" w:hAnsi="Consolas" w:cs="Consolas"/>
                  <w:noProof/>
                  <w:sz w:val="20"/>
                  <w:szCs w:val="20"/>
                </w:rPr>
                <w:lastRenderedPageBreak/>
                <w:drawing>
                  <wp:inline distT="0" distB="0" distL="0" distR="0">
                    <wp:extent cx="2356122" cy="2061664"/>
                    <wp:effectExtent l="0" t="0" r="6350" b="0"/>
                    <wp:docPr id="21" name="Picture 21" descr="C:\Users\samera\Google Drive\iSchool\תקופה 6\MachineLearning\good_results4_files\qt_img174093922362982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C:\Users\samera\Google Drive\iSchool\תקופה 6\MachineLearning\good_results4_files\qt_img174093922362982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62815" cy="2067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62" w:author="Samer Aamar" w:date="2016-12-18T21:57:00Z">
              <w:r w:rsidR="0036032B"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 w:rsidR="0036032B"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3255010" cy="2830830"/>
                    <wp:effectExtent l="0" t="0" r="2540" b="7620"/>
                    <wp:docPr id="55" name="Picture 55" descr="C:\Users\samera\Google Drive\iSchool\תקופה 6\MachineLearning\good_results6_files\qt_img2193663136366596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97" descr="C:\Users\samera\Google Drive\iSchool\תקופה 6\MachineLearning\good_results6_files\qt_img219366313636659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55010" cy="28308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E92293" w:rsidRDefault="00E92293" w:rsidP="00A771BF">
            <w:pPr>
              <w:rPr>
                <w:rFonts w:ascii="Consolas" w:hAnsi="Consolas" w:cs="Consolas"/>
                <w:noProof/>
                <w:sz w:val="20"/>
                <w:szCs w:val="20"/>
              </w:rPr>
            </w:pPr>
          </w:p>
        </w:tc>
      </w:tr>
    </w:tbl>
    <w:p w:rsidR="00E92293" w:rsidRPr="00E92293" w:rsidRDefault="00E92293" w:rsidP="00E92293"/>
    <w:p w:rsidR="00E92293" w:rsidRDefault="00E92293" w:rsidP="00E92293">
      <w:pPr>
        <w:pStyle w:val="Heading3"/>
      </w:pPr>
      <w:r>
        <w:t>Neural Network</w:t>
      </w:r>
    </w:p>
    <w:p w:rsidR="007820BD" w:rsidRDefault="007820BD" w:rsidP="007820BD">
      <w:r>
        <w:t>For finding the best parameters for neural network model I run through all the combinations of:</w:t>
      </w:r>
    </w:p>
    <w:p w:rsidR="007820BD" w:rsidRDefault="007820BD" w:rsidP="007820BD">
      <w:pPr>
        <w:pStyle w:val="ListParagraph"/>
        <w:numPr>
          <w:ilvl w:val="0"/>
          <w:numId w:val="2"/>
        </w:numPr>
      </w:pPr>
      <w:r>
        <w:t>Layer : we scan the range of [2, 50]</w:t>
      </w:r>
    </w:p>
    <w:p w:rsidR="007820BD" w:rsidRDefault="007820BD" w:rsidP="007820BD">
      <w:pPr>
        <w:pStyle w:val="ListParagraph"/>
        <w:numPr>
          <w:ilvl w:val="0"/>
          <w:numId w:val="2"/>
        </w:numPr>
      </w:pPr>
      <w:r>
        <w:t>Learning rate: we scan the range of [1/50, 1.0]. each time we take a step of 1/50.</w:t>
      </w:r>
    </w:p>
    <w:p w:rsidR="007820BD" w:rsidRDefault="007820BD" w:rsidP="0036032B">
      <w:r>
        <w:t>The</w:t>
      </w:r>
      <w:r>
        <w:t xml:space="preserve"> best score found was </w:t>
      </w:r>
      <w:ins w:id="163" w:author="Samer Aamar" w:date="2016-12-18T21:58:00Z">
        <w:r w:rsidR="0036032B">
          <w:rPr>
            <w:rFonts w:ascii="Consolas" w:hAnsi="Consolas" w:cs="Consolas"/>
            <w:sz w:val="20"/>
            <w:szCs w:val="20"/>
          </w:rPr>
          <w:t>0.805128205128</w:t>
        </w:r>
      </w:ins>
      <w:del w:id="164" w:author="Samer Aamar" w:date="2016-12-18T21:58:00Z">
        <w:r w:rsidDel="0036032B">
          <w:delText>0.</w:delText>
        </w:r>
      </w:del>
      <w:del w:id="165" w:author="Samer Aamar" w:date="2016-12-17T12:12:00Z">
        <w:r w:rsidDel="009A1992">
          <w:delText>833</w:delText>
        </w:r>
      </w:del>
    </w:p>
    <w:p w:rsidR="007820BD" w:rsidRDefault="007820BD" w:rsidP="0036032B">
      <w:pPr>
        <w:pPrChange w:id="166" w:author="Samer Aamar" w:date="2016-12-18T21:58:00Z">
          <w:pPr/>
        </w:pPrChange>
      </w:pPr>
      <w:r>
        <w:t>Recommended rate is 0</w:t>
      </w:r>
      <w:ins w:id="167" w:author="Samer Aamar" w:date="2016-12-17T12:12:00Z">
        <w:r w:rsidR="009A1992">
          <w:t>.</w:t>
        </w:r>
      </w:ins>
      <w:ins w:id="168" w:author="Samer Aamar" w:date="2016-12-18T21:58:00Z">
        <w:r w:rsidR="0036032B">
          <w:t>86</w:t>
        </w:r>
      </w:ins>
      <w:del w:id="169" w:author="Samer Aamar" w:date="2016-12-17T12:12:00Z">
        <w:r w:rsidDel="009A1992">
          <w:delText>.</w:delText>
        </w:r>
        <w:r w:rsidDel="009A1992">
          <w:delText>16</w:delText>
        </w:r>
      </w:del>
      <w:r>
        <w:t xml:space="preserve"> and number of layers </w:t>
      </w:r>
      <w:ins w:id="170" w:author="Samer Aamar" w:date="2016-12-18T21:58:00Z">
        <w:r w:rsidR="0036032B">
          <w:t>26</w:t>
        </w:r>
      </w:ins>
      <w:del w:id="171" w:author="Samer Aamar" w:date="2016-12-17T12:12:00Z">
        <w:r w:rsidDel="009A1992">
          <w:delText>43</w:delText>
        </w:r>
      </w:del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4A46" w:rsidDel="009A1992" w:rsidTr="00264A46">
        <w:trPr>
          <w:del w:id="172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73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74" w:author="Samer Aamar" w:date="2016-12-17T12:12:00Z"/>
              </w:rPr>
            </w:pPr>
          </w:p>
        </w:tc>
      </w:tr>
      <w:tr w:rsidR="00264A46" w:rsidDel="009A1992" w:rsidTr="00264A46">
        <w:trPr>
          <w:del w:id="175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76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77" w:author="Samer Aamar" w:date="2016-12-17T12:12:00Z"/>
              </w:rPr>
            </w:pPr>
          </w:p>
        </w:tc>
      </w:tr>
      <w:tr w:rsidR="00264A46" w:rsidDel="009A1992" w:rsidTr="00264A46">
        <w:trPr>
          <w:del w:id="178" w:author="Samer Aamar" w:date="2016-12-17T12:12:00Z"/>
        </w:trPr>
        <w:tc>
          <w:tcPr>
            <w:tcW w:w="4675" w:type="dxa"/>
          </w:tcPr>
          <w:p w:rsidR="00264A46" w:rsidDel="009A1992" w:rsidRDefault="00264A46" w:rsidP="00264A46">
            <w:pPr>
              <w:pStyle w:val="NormalWeb"/>
              <w:spacing w:before="0" w:beforeAutospacing="0" w:after="0" w:afterAutospacing="0"/>
              <w:rPr>
                <w:del w:id="179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80" w:author="Samer Aamar" w:date="2016-12-17T12:12:00Z"/>
              </w:rPr>
            </w:pPr>
          </w:p>
        </w:tc>
      </w:tr>
      <w:tr w:rsidR="00264A46" w:rsidDel="009A1992" w:rsidTr="00264A46">
        <w:trPr>
          <w:del w:id="181" w:author="Samer Aamar" w:date="2016-12-17T12:12:00Z"/>
        </w:trPr>
        <w:tc>
          <w:tcPr>
            <w:tcW w:w="4675" w:type="dxa"/>
          </w:tcPr>
          <w:p w:rsidR="00264A46" w:rsidDel="009A1992" w:rsidRDefault="00264A46" w:rsidP="007820BD">
            <w:pPr>
              <w:rPr>
                <w:del w:id="182" w:author="Samer Aamar" w:date="2016-12-17T12:12:00Z"/>
              </w:rPr>
            </w:pPr>
          </w:p>
        </w:tc>
        <w:tc>
          <w:tcPr>
            <w:tcW w:w="4675" w:type="dxa"/>
          </w:tcPr>
          <w:p w:rsidR="00264A46" w:rsidDel="009A1992" w:rsidRDefault="00264A46" w:rsidP="007820BD">
            <w:pPr>
              <w:rPr>
                <w:del w:id="183" w:author="Samer Aamar" w:date="2016-12-17T12:12:00Z"/>
              </w:rPr>
            </w:pPr>
          </w:p>
        </w:tc>
      </w:tr>
    </w:tbl>
    <w:p w:rsidR="00264A46" w:rsidRDefault="00264A46" w:rsidP="007820BD"/>
    <w:p w:rsidR="006B4A1E" w:rsidRDefault="007820BD" w:rsidP="006B4A1E">
      <w:pPr>
        <w:keepNext/>
        <w:jc w:val="center"/>
        <w:rPr>
          <w:ins w:id="184" w:author="Samer Aamar" w:date="2016-12-17T12:38:00Z"/>
        </w:rPr>
        <w:pPrChange w:id="185" w:author="Samer Aamar" w:date="2016-12-17T12:39:00Z">
          <w:pPr/>
        </w:pPrChange>
      </w:pPr>
      <w:del w:id="186" w:author="Samer Aamar" w:date="2016-12-17T12:13:00Z">
        <w:r w:rsidDel="009A1992">
          <w:rPr>
            <w:rFonts w:ascii="Consolas" w:hAnsi="Consolas" w:cs="Consolas"/>
            <w:noProof/>
            <w:sz w:val="20"/>
            <w:szCs w:val="20"/>
          </w:rPr>
          <w:lastRenderedPageBreak/>
          <w:drawing>
            <wp:inline distT="0" distB="0" distL="0" distR="0" wp14:anchorId="7FB8BCC8" wp14:editId="6D2F3A37">
              <wp:extent cx="4149090" cy="2879725"/>
              <wp:effectExtent l="0" t="0" r="3810" b="0"/>
              <wp:docPr id="22" name="Picture 22" descr="C:\Users\samera\Google Drive\iSchool\תקופה 6\MachineLearning\good_results4_files\qt_img1740973583368196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C:\Users\samera\Google Drive\iSchool\תקופה 6\MachineLearning\good_results4_files\qt_img1740973583368196.pn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9090" cy="2879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187" w:author="Samer Aamar" w:date="2016-12-18T21:57:00Z">
        <w:r w:rsidR="0036032B" w:rsidRPr="0036032B">
          <w:rPr>
            <w:rFonts w:ascii="Consolas" w:hAnsi="Consolas" w:cs="Consolas"/>
            <w:sz w:val="20"/>
            <w:szCs w:val="20"/>
          </w:rPr>
          <w:t xml:space="preserve"> </w:t>
        </w:r>
        <w:r w:rsidR="0036032B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4154805" cy="2874645"/>
              <wp:effectExtent l="0" t="0" r="0" b="1905"/>
              <wp:docPr id="56" name="Picture 56" descr="C:\Users\samera\Google Drive\iSchool\תקופה 6\MachineLearning\good_results6_files\qt_img2193697496104964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9" descr="C:\Users\samera\Google Drive\iSchool\תקופה 6\MachineLearning\good_results6_files\qt_img2193697496104964.png"/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54805" cy="2874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7820BD" w:rsidRDefault="006B4A1E" w:rsidP="006B4A1E">
      <w:pPr>
        <w:pStyle w:val="Caption"/>
        <w:jc w:val="center"/>
        <w:pPrChange w:id="188" w:author="Samer Aamar" w:date="2016-12-17T12:39:00Z">
          <w:pPr/>
        </w:pPrChange>
      </w:pPr>
      <w:ins w:id="189" w:author="Samer Aamar" w:date="2016-12-17T12:38:00Z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ins w:id="190" w:author="Samer Aamar" w:date="2016-12-17T12:39:00Z">
        <w:r>
          <w:rPr>
            <w:noProof/>
          </w:rPr>
          <w:t>2</w:t>
        </w:r>
      </w:ins>
      <w:ins w:id="191" w:author="Samer Aamar" w:date="2016-12-17T12:38:00Z">
        <w:r>
          <w:fldChar w:fldCharType="end"/>
        </w:r>
        <w:r>
          <w:t>: Neural Network scores per &lt;rate, layer&gt; (Breast Cancer dataset)</w:t>
        </w:r>
      </w:ins>
    </w:p>
    <w:p w:rsidR="007820BD" w:rsidRDefault="007820BD" w:rsidP="007820BD"/>
    <w:p w:rsidR="007820BD" w:rsidRDefault="007820BD" w:rsidP="007820BD">
      <w:pPr>
        <w:pStyle w:val="Heading2"/>
      </w:pPr>
      <w:r>
        <w:t>Comparison</w:t>
      </w:r>
    </w:p>
    <w:p w:rsidR="00264A46" w:rsidRDefault="00374D4C" w:rsidP="00374D4C">
      <w:r>
        <w:t xml:space="preserve">Below are the durations for </w:t>
      </w:r>
      <w:r w:rsidR="00264A46">
        <w:t xml:space="preserve">searching the best parameters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4D4C" w:rsidTr="00374D4C">
        <w:tc>
          <w:tcPr>
            <w:tcW w:w="3116" w:type="dxa"/>
          </w:tcPr>
          <w:p w:rsidR="00374D4C" w:rsidRDefault="00374D4C" w:rsidP="00374D4C">
            <w:r>
              <w:t>IRIS dataset</w:t>
            </w:r>
          </w:p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SVM</w:t>
            </w:r>
          </w:p>
        </w:tc>
        <w:tc>
          <w:tcPr>
            <w:tcW w:w="3117" w:type="dxa"/>
          </w:tcPr>
          <w:p w:rsidR="00374D4C" w:rsidRDefault="0036032B" w:rsidP="0036032B">
            <w:pPr>
              <w:pPrChange w:id="192" w:author="Samer Aamar" w:date="2016-12-18T21:59:00Z">
                <w:pPr/>
              </w:pPrChange>
            </w:pPr>
            <w:ins w:id="193" w:author="Samer Aamar" w:date="2016-12-18T21:59:00Z">
              <w:r>
                <w:rPr>
                  <w:rFonts w:ascii="Consolas" w:hAnsi="Consolas" w:cs="Consolas"/>
                  <w:sz w:val="20"/>
                  <w:szCs w:val="20"/>
                </w:rPr>
                <w:t>9.</w:t>
              </w:r>
              <w:r>
                <w:rPr>
                  <w:rFonts w:ascii="Consolas" w:hAnsi="Consolas" w:cs="Consolas"/>
                  <w:sz w:val="20"/>
                  <w:szCs w:val="20"/>
                </w:rPr>
                <w:t xml:space="preserve">7 </w:t>
              </w:r>
            </w:ins>
            <w:del w:id="194" w:author="Samer Aamar" w:date="2016-12-17T12:01:00Z">
              <w:r w:rsidR="00374D4C" w:rsidDel="00234955">
                <w:delText>10</w:delText>
              </w:r>
            </w:del>
            <w:del w:id="195" w:author="Samer Aamar" w:date="2016-12-17T12:02:00Z">
              <w:r w:rsidR="00374D4C" w:rsidDel="00234955">
                <w:delText>.2260000706</w:delText>
              </w:r>
            </w:del>
            <w:del w:id="196" w:author="Samer Aamar" w:date="2016-12-18T21:59:00Z">
              <w:r w:rsidR="00374D4C" w:rsidDel="0036032B">
                <w:delText xml:space="preserve"> </w:delText>
              </w:r>
            </w:del>
            <w:r w:rsidR="00374D4C">
              <w:t>seconds</w:t>
            </w:r>
            <w:r w:rsidR="000F4843">
              <w:t xml:space="preserve"> </w:t>
            </w:r>
            <w:del w:id="197" w:author="Samer Aamar" w:date="2016-12-17T12:01:00Z">
              <w:r w:rsidR="000F4843" w:rsidDel="00234955">
                <w:delText>11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/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Neural Network</w:t>
            </w:r>
          </w:p>
        </w:tc>
        <w:tc>
          <w:tcPr>
            <w:tcW w:w="3117" w:type="dxa"/>
          </w:tcPr>
          <w:p w:rsidR="00374D4C" w:rsidRDefault="0036032B" w:rsidP="0036032B">
            <w:pPr>
              <w:pPrChange w:id="198" w:author="Samer Aamar" w:date="2016-12-18T21:59:00Z">
                <w:pPr/>
              </w:pPrChange>
            </w:pPr>
            <w:ins w:id="199" w:author="Samer Aamar" w:date="2016-12-18T21:59:00Z">
              <w:r>
                <w:rPr>
                  <w:rFonts w:ascii="Consolas" w:hAnsi="Consolas" w:cs="Consolas"/>
                  <w:sz w:val="20"/>
                  <w:szCs w:val="20"/>
                </w:rPr>
                <w:t>222.</w:t>
              </w:r>
              <w:r>
                <w:rPr>
                  <w:rFonts w:ascii="Consolas" w:hAnsi="Consolas" w:cs="Consolas"/>
                  <w:sz w:val="20"/>
                  <w:szCs w:val="20"/>
                </w:rPr>
                <w:t>0</w:t>
              </w:r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del w:id="200" w:author="Samer Aamar" w:date="2016-12-17T12:02:00Z">
              <w:r w:rsidR="00374D4C" w:rsidDel="00234955">
                <w:delText>130.586999893</w:delText>
              </w:r>
            </w:del>
            <w:del w:id="201" w:author="Samer Aamar" w:date="2016-12-18T21:59:00Z">
              <w:r w:rsidR="00374D4C" w:rsidDel="0036032B">
                <w:delText xml:space="preserve"> </w:delText>
              </w:r>
            </w:del>
            <w:r w:rsidR="00374D4C">
              <w:t>seconds</w:t>
            </w:r>
            <w:r w:rsidR="000F4843">
              <w:t xml:space="preserve"> </w:t>
            </w:r>
            <w:del w:id="202" w:author="Samer Aamar" w:date="2016-12-17T12:01:00Z">
              <w:r w:rsidR="000F4843" w:rsidDel="00234955">
                <w:delText>120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>
            <w:r>
              <w:t>Breast Cancer dataset</w:t>
            </w:r>
          </w:p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SVM</w:t>
            </w:r>
          </w:p>
        </w:tc>
        <w:tc>
          <w:tcPr>
            <w:tcW w:w="3117" w:type="dxa"/>
          </w:tcPr>
          <w:p w:rsidR="00374D4C" w:rsidRPr="00374D4C" w:rsidRDefault="0036032B" w:rsidP="0036032B">
            <w:pPr>
              <w:rPr>
                <w:rFonts w:ascii="Consolas" w:hAnsi="Consolas" w:cs="Consolas"/>
                <w:sz w:val="20"/>
                <w:szCs w:val="20"/>
              </w:rPr>
              <w:pPrChange w:id="203" w:author="Samer Aamar" w:date="2016-12-18T21:58:00Z">
                <w:pPr/>
              </w:pPrChange>
            </w:pPr>
            <w:ins w:id="204" w:author="Samer Aamar" w:date="2016-12-18T21:58:00Z">
              <w:r>
                <w:rPr>
                  <w:rFonts w:ascii="Consolas" w:hAnsi="Consolas" w:cs="Consolas"/>
                  <w:sz w:val="20"/>
                  <w:szCs w:val="20"/>
                </w:rPr>
                <w:t>84.18</w:t>
              </w:r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del w:id="205" w:author="Samer Aamar" w:date="2016-12-17T12:02:00Z">
              <w:r w:rsidR="00374D4C" w:rsidRPr="00374D4C" w:rsidDel="00234955">
                <w:rPr>
                  <w:rFonts w:ascii="Consolas" w:hAnsi="Consolas" w:cs="Consolas"/>
                  <w:sz w:val="20"/>
                  <w:szCs w:val="20"/>
                </w:rPr>
                <w:delText>25.7090001106</w:delText>
              </w:r>
            </w:del>
            <w:del w:id="206" w:author="Samer Aamar" w:date="2016-12-18T21:58:00Z">
              <w:r w:rsidR="00374D4C" w:rsidRPr="00374D4C" w:rsidDel="0036032B">
                <w:rPr>
                  <w:rFonts w:ascii="Consolas" w:hAnsi="Consolas" w:cs="Consolas"/>
                  <w:sz w:val="20"/>
                  <w:szCs w:val="20"/>
                </w:rPr>
                <w:delText xml:space="preserve"> </w:delText>
              </w:r>
            </w:del>
            <w:r w:rsidR="00374D4C" w:rsidRPr="00374D4C">
              <w:rPr>
                <w:rFonts w:ascii="Consolas" w:hAnsi="Consolas" w:cs="Consolas"/>
                <w:sz w:val="20"/>
                <w:szCs w:val="20"/>
              </w:rPr>
              <w:t>seconds</w:t>
            </w:r>
            <w:r w:rsidR="000F48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del w:id="207" w:author="Samer Aamar" w:date="2016-12-17T12:01:00Z">
              <w:r w:rsidR="000F4843" w:rsidDel="00234955">
                <w:rPr>
                  <w:rFonts w:ascii="Consolas" w:hAnsi="Consolas" w:cs="Consolas"/>
                  <w:sz w:val="20"/>
                  <w:szCs w:val="20"/>
                </w:rPr>
                <w:delText>76</w:delText>
              </w:r>
            </w:del>
          </w:p>
        </w:tc>
      </w:tr>
      <w:tr w:rsidR="00374D4C" w:rsidTr="00374D4C">
        <w:tc>
          <w:tcPr>
            <w:tcW w:w="3116" w:type="dxa"/>
          </w:tcPr>
          <w:p w:rsidR="00374D4C" w:rsidRDefault="00374D4C" w:rsidP="00374D4C"/>
        </w:tc>
        <w:tc>
          <w:tcPr>
            <w:tcW w:w="3117" w:type="dxa"/>
          </w:tcPr>
          <w:p w:rsidR="00374D4C" w:rsidRDefault="00374D4C" w:rsidP="00374D4C">
            <w:pPr>
              <w:pStyle w:val="NormalWeb"/>
              <w:spacing w:before="0" w:beforeAutospacing="0" w:after="0" w:afterAutospacing="0"/>
            </w:pPr>
            <w:r>
              <w:rPr>
                <w:rFonts w:ascii="Consolas" w:hAnsi="Consolas" w:cs="Consolas"/>
                <w:sz w:val="20"/>
                <w:szCs w:val="20"/>
              </w:rPr>
              <w:t>Neural Network</w:t>
            </w:r>
          </w:p>
        </w:tc>
        <w:tc>
          <w:tcPr>
            <w:tcW w:w="3117" w:type="dxa"/>
          </w:tcPr>
          <w:p w:rsidR="00374D4C" w:rsidRDefault="0036032B" w:rsidP="0036032B">
            <w:pPr>
              <w:pPrChange w:id="208" w:author="Samer Aamar" w:date="2016-12-18T21:59:00Z">
                <w:pPr/>
              </w:pPrChange>
            </w:pPr>
            <w:ins w:id="209" w:author="Samer Aamar" w:date="2016-12-18T21:58:00Z">
              <w:r>
                <w:rPr>
                  <w:rFonts w:ascii="Consolas" w:hAnsi="Consolas" w:cs="Consolas"/>
                  <w:sz w:val="20"/>
                  <w:szCs w:val="20"/>
                </w:rPr>
                <w:t>258.78</w:t>
              </w:r>
            </w:ins>
            <w:ins w:id="210" w:author="Samer Aamar" w:date="2016-12-18T21:59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del w:id="211" w:author="Samer Aamar" w:date="2016-12-17T12:02:00Z">
              <w:r w:rsidR="00374D4C" w:rsidRPr="00374D4C" w:rsidDel="00234955">
                <w:rPr>
                  <w:rFonts w:ascii="Consolas" w:hAnsi="Consolas" w:cs="Consolas"/>
                  <w:sz w:val="20"/>
                  <w:szCs w:val="20"/>
                </w:rPr>
                <w:delText>98.8609998226</w:delText>
              </w:r>
            </w:del>
            <w:del w:id="212" w:author="Samer Aamar" w:date="2016-12-18T21:58:00Z">
              <w:r w:rsidR="00374D4C" w:rsidRPr="00374D4C" w:rsidDel="0036032B">
                <w:rPr>
                  <w:rFonts w:ascii="Consolas" w:hAnsi="Consolas" w:cs="Consolas"/>
                  <w:sz w:val="20"/>
                  <w:szCs w:val="20"/>
                </w:rPr>
                <w:delText xml:space="preserve"> </w:delText>
              </w:r>
            </w:del>
            <w:r w:rsidR="00374D4C" w:rsidRPr="00374D4C">
              <w:rPr>
                <w:rFonts w:ascii="Consolas" w:hAnsi="Consolas" w:cs="Consolas"/>
                <w:sz w:val="20"/>
                <w:szCs w:val="20"/>
              </w:rPr>
              <w:t>seconds</w:t>
            </w:r>
            <w:r w:rsidR="000F4843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del w:id="213" w:author="Samer Aamar" w:date="2016-12-17T12:01:00Z">
              <w:r w:rsidR="000F4843" w:rsidDel="00234955">
                <w:rPr>
                  <w:rFonts w:ascii="Consolas" w:hAnsi="Consolas" w:cs="Consolas"/>
                  <w:sz w:val="20"/>
                  <w:szCs w:val="20"/>
                </w:rPr>
                <w:delText>95</w:delText>
              </w:r>
            </w:del>
          </w:p>
        </w:tc>
      </w:tr>
    </w:tbl>
    <w:p w:rsidR="009A1992" w:rsidRDefault="009A1992" w:rsidP="00374D4C">
      <w:pPr>
        <w:rPr>
          <w:ins w:id="214" w:author="Samer Aamar" w:date="2016-12-17T12:09:00Z"/>
        </w:rPr>
      </w:pPr>
    </w:p>
    <w:p w:rsidR="00374D4C" w:rsidRDefault="009A1992" w:rsidP="009A1992">
      <w:pPr>
        <w:rPr>
          <w:ins w:id="215" w:author="Samer Aamar" w:date="2016-12-18T22:01:00Z"/>
        </w:rPr>
        <w:pPrChange w:id="216" w:author="Samer Aamar" w:date="2016-12-17T12:10:00Z">
          <w:pPr/>
        </w:pPrChange>
      </w:pPr>
      <w:ins w:id="217" w:author="Samer Aamar" w:date="2016-12-17T12:08:00Z">
        <w:r>
          <w:t>The learning time of neural network is taking more time</w:t>
        </w:r>
      </w:ins>
      <w:ins w:id="218" w:author="Samer Aamar" w:date="2016-12-17T12:09:00Z">
        <w:r>
          <w:t xml:space="preserve">. The </w:t>
        </w:r>
      </w:ins>
      <w:ins w:id="219" w:author="Samer Aamar" w:date="2016-12-17T12:10:00Z">
        <w:r>
          <w:t xml:space="preserve">process on the </w:t>
        </w:r>
      </w:ins>
      <w:ins w:id="220" w:author="Samer Aamar" w:date="2016-12-17T12:09:00Z">
        <w:r>
          <w:t xml:space="preserve">dataset of IRIS is much slower </w:t>
        </w:r>
      </w:ins>
      <w:ins w:id="221" w:author="Samer Aamar" w:date="2016-12-17T12:10:00Z">
        <w:r>
          <w:t xml:space="preserve">to team </w:t>
        </w:r>
      </w:ins>
      <w:ins w:id="222" w:author="Samer Aamar" w:date="2016-12-17T12:09:00Z">
        <w:r>
          <w:t xml:space="preserve">neural network model. </w:t>
        </w:r>
      </w:ins>
    </w:p>
    <w:p w:rsidR="0036032B" w:rsidRDefault="0036032B" w:rsidP="0036032B">
      <w:pPr>
        <w:jc w:val="center"/>
        <w:rPr>
          <w:ins w:id="223" w:author="Samer Aamar" w:date="2016-12-18T22:01:00Z"/>
        </w:rPr>
        <w:pPrChange w:id="224" w:author="Samer Aamar" w:date="2016-12-18T22:01:00Z">
          <w:pPr/>
        </w:pPrChange>
      </w:pPr>
      <w:ins w:id="225" w:author="Samer Aamar" w:date="2016-12-18T22:01:00Z">
        <w:r>
          <w:rPr>
            <w:noProof/>
          </w:rPr>
          <w:drawing>
            <wp:inline distT="0" distB="0" distL="0" distR="0" wp14:anchorId="0B0CBA1A" wp14:editId="415377AC">
              <wp:extent cx="3650285" cy="1989734"/>
              <wp:effectExtent l="0" t="0" r="7620" b="10795"/>
              <wp:docPr id="57" name="Chart 57"/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32"/>
                </a:graphicData>
              </a:graphic>
            </wp:inline>
          </w:drawing>
        </w:r>
      </w:ins>
    </w:p>
    <w:p w:rsidR="00234955" w:rsidRDefault="00234955" w:rsidP="009C06A5">
      <w:pPr>
        <w:jc w:val="center"/>
        <w:rPr>
          <w:ins w:id="226" w:author="Samer Aamar" w:date="2016-12-17T12:10:00Z"/>
        </w:rPr>
        <w:pPrChange w:id="227" w:author="Samer Aamar" w:date="2016-12-17T12:33:00Z">
          <w:pPr/>
        </w:pPrChange>
      </w:pPr>
    </w:p>
    <w:p w:rsidR="009C06A5" w:rsidRDefault="009C06A5" w:rsidP="00374D4C">
      <w:pPr>
        <w:rPr>
          <w:ins w:id="228" w:author="Samer Aamar" w:date="2016-12-17T12:33:00Z"/>
        </w:rPr>
      </w:pPr>
    </w:p>
    <w:p w:rsidR="009A1992" w:rsidRDefault="00742021" w:rsidP="00374D4C">
      <w:pPr>
        <w:rPr>
          <w:ins w:id="229" w:author="Samer Aamar" w:date="2016-12-17T12:26:00Z"/>
        </w:rPr>
      </w:pPr>
      <w:ins w:id="230" w:author="Samer Aamar" w:date="2016-12-17T12:26:00Z">
        <w:r>
          <w:lastRenderedPageBreak/>
          <w:t>Looking at the results and accuracy:</w:t>
        </w:r>
      </w:ins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077"/>
        <w:gridCol w:w="740"/>
        <w:gridCol w:w="1308"/>
        <w:gridCol w:w="1270"/>
        <w:gridCol w:w="1853"/>
        <w:gridCol w:w="1387"/>
        <w:gridCol w:w="1350"/>
        <w:tblGridChange w:id="231">
          <w:tblGrid>
            <w:gridCol w:w="2077"/>
            <w:gridCol w:w="740"/>
            <w:gridCol w:w="1308"/>
            <w:gridCol w:w="1270"/>
            <w:gridCol w:w="1853"/>
            <w:gridCol w:w="1387"/>
            <w:gridCol w:w="1350"/>
          </w:tblGrid>
        </w:tblGridChange>
      </w:tblGrid>
      <w:tr w:rsidR="00C10BBB" w:rsidTr="00A45F10">
        <w:trPr>
          <w:ins w:id="232" w:author="Samer Aamar" w:date="2016-12-17T12:26:00Z"/>
        </w:trPr>
        <w:tc>
          <w:tcPr>
            <w:tcW w:w="2077" w:type="dxa"/>
          </w:tcPr>
          <w:p w:rsidR="00A45F10" w:rsidRDefault="00A45F10" w:rsidP="00374D4C">
            <w:pPr>
              <w:rPr>
                <w:ins w:id="233" w:author="Samer Aamar" w:date="2016-12-17T12:35:00Z"/>
              </w:rPr>
            </w:pPr>
          </w:p>
        </w:tc>
        <w:tc>
          <w:tcPr>
            <w:tcW w:w="740" w:type="dxa"/>
          </w:tcPr>
          <w:p w:rsidR="00A45F10" w:rsidRDefault="00A45F10" w:rsidP="00374D4C">
            <w:pPr>
              <w:rPr>
                <w:ins w:id="234" w:author="Samer Aamar" w:date="2016-12-17T12:26:00Z"/>
              </w:rPr>
            </w:pPr>
          </w:p>
        </w:tc>
        <w:tc>
          <w:tcPr>
            <w:tcW w:w="1308" w:type="dxa"/>
          </w:tcPr>
          <w:p w:rsidR="00A45F10" w:rsidRDefault="00A45F10" w:rsidP="00374D4C">
            <w:pPr>
              <w:rPr>
                <w:ins w:id="235" w:author="Samer Aamar" w:date="2016-12-17T12:26:00Z"/>
              </w:rPr>
            </w:pPr>
            <w:ins w:id="236" w:author="Samer Aamar" w:date="2016-12-17T12:26:00Z">
              <w:r>
                <w:t>Fit time</w:t>
              </w:r>
            </w:ins>
            <w:ins w:id="237" w:author="Samer Aamar" w:date="2016-12-17T12:27:00Z">
              <w:r>
                <w:t xml:space="preserve"> (seconds)</w:t>
              </w:r>
            </w:ins>
          </w:p>
        </w:tc>
        <w:tc>
          <w:tcPr>
            <w:tcW w:w="1270" w:type="dxa"/>
          </w:tcPr>
          <w:p w:rsidR="00A45F10" w:rsidRDefault="00A45F10" w:rsidP="00374D4C">
            <w:pPr>
              <w:rPr>
                <w:ins w:id="238" w:author="Samer Aamar" w:date="2016-12-17T12:26:00Z"/>
              </w:rPr>
            </w:pPr>
            <w:ins w:id="239" w:author="Samer Aamar" w:date="2016-12-17T12:27:00Z">
              <w:r>
                <w:t>Test time (seconds)</w:t>
              </w:r>
            </w:ins>
          </w:p>
        </w:tc>
        <w:tc>
          <w:tcPr>
            <w:tcW w:w="1853" w:type="dxa"/>
          </w:tcPr>
          <w:p w:rsidR="00A45F10" w:rsidRDefault="00A45F10" w:rsidP="00742021">
            <w:pPr>
              <w:rPr>
                <w:ins w:id="240" w:author="Samer Aamar" w:date="2016-12-17T12:26:00Z"/>
              </w:rPr>
              <w:pPrChange w:id="241" w:author="Samer Aamar" w:date="2016-12-17T12:27:00Z">
                <w:pPr/>
              </w:pPrChange>
            </w:pPr>
            <w:ins w:id="242" w:author="Samer Aamar" w:date="2016-12-17T12:27:00Z">
              <w:r>
                <w:t>Confusion matrix</w:t>
              </w:r>
            </w:ins>
          </w:p>
        </w:tc>
        <w:tc>
          <w:tcPr>
            <w:tcW w:w="1387" w:type="dxa"/>
          </w:tcPr>
          <w:p w:rsidR="00A45F10" w:rsidRDefault="00A45F10" w:rsidP="00742021">
            <w:pPr>
              <w:rPr>
                <w:ins w:id="243" w:author="Samer Aamar" w:date="2016-12-17T12:28:00Z"/>
              </w:rPr>
            </w:pPr>
            <w:ins w:id="244" w:author="Samer Aamar" w:date="2016-12-17T12:28:00Z">
              <w:r>
                <w:t>Score</w:t>
              </w:r>
            </w:ins>
            <w:ins w:id="245" w:author="Samer Aamar" w:date="2016-12-17T12:34:00Z">
              <w:r>
                <w:t xml:space="preserve"> (Avg.)</w:t>
              </w:r>
            </w:ins>
          </w:p>
        </w:tc>
        <w:tc>
          <w:tcPr>
            <w:tcW w:w="1350" w:type="dxa"/>
          </w:tcPr>
          <w:p w:rsidR="00A45F10" w:rsidRDefault="00A45F10" w:rsidP="00742021">
            <w:pPr>
              <w:rPr>
                <w:ins w:id="246" w:author="Samer Aamar" w:date="2016-12-17T12:28:00Z"/>
              </w:rPr>
            </w:pPr>
            <w:ins w:id="247" w:author="Samer Aamar" w:date="2016-12-17T12:34:00Z">
              <w:r>
                <w:t>(</w:t>
              </w:r>
            </w:ins>
            <w:ins w:id="248" w:author="Samer Aamar" w:date="2016-12-17T12:28:00Z">
              <w:r>
                <w:t>Std</w:t>
              </w:r>
            </w:ins>
            <w:ins w:id="249" w:author="Samer Aamar" w:date="2016-12-17T12:34:00Z">
              <w:r>
                <w:t>.)</w:t>
              </w:r>
            </w:ins>
          </w:p>
        </w:tc>
      </w:tr>
      <w:tr w:rsidR="00C10BBB" w:rsidTr="00A45F10">
        <w:trPr>
          <w:ins w:id="250" w:author="Samer Aamar" w:date="2016-12-17T12:26:00Z"/>
        </w:trPr>
        <w:tc>
          <w:tcPr>
            <w:tcW w:w="2077" w:type="dxa"/>
            <w:vMerge w:val="restart"/>
            <w:vAlign w:val="center"/>
          </w:tcPr>
          <w:p w:rsidR="00A45F10" w:rsidRDefault="00A45F10" w:rsidP="00A45F10">
            <w:pPr>
              <w:rPr>
                <w:ins w:id="251" w:author="Samer Aamar" w:date="2016-12-17T12:35:00Z"/>
              </w:rPr>
              <w:pPrChange w:id="252" w:author="Samer Aamar" w:date="2016-12-17T12:36:00Z">
                <w:pPr/>
              </w:pPrChange>
            </w:pPr>
            <w:ins w:id="253" w:author="Samer Aamar" w:date="2016-12-17T12:35:00Z">
              <w:r>
                <w:t>IRIS Dataset</w:t>
              </w:r>
            </w:ins>
          </w:p>
        </w:tc>
        <w:tc>
          <w:tcPr>
            <w:tcW w:w="740" w:type="dxa"/>
          </w:tcPr>
          <w:p w:rsidR="00A45F10" w:rsidRDefault="00A45F10" w:rsidP="00A45F10">
            <w:pPr>
              <w:rPr>
                <w:ins w:id="254" w:author="Samer Aamar" w:date="2016-12-17T12:26:00Z"/>
              </w:rPr>
              <w:pPrChange w:id="255" w:author="Samer Aamar" w:date="2016-12-17T12:36:00Z">
                <w:pPr/>
              </w:pPrChange>
            </w:pPr>
            <w:ins w:id="256" w:author="Samer Aamar" w:date="2016-12-17T12:27:00Z">
              <w:r>
                <w:t>SVM</w:t>
              </w:r>
            </w:ins>
          </w:p>
        </w:tc>
        <w:tc>
          <w:tcPr>
            <w:tcW w:w="1308" w:type="dxa"/>
          </w:tcPr>
          <w:p w:rsidR="00A45F10" w:rsidRDefault="00A45F10" w:rsidP="00C10BBB">
            <w:pPr>
              <w:rPr>
                <w:ins w:id="257" w:author="Samer Aamar" w:date="2016-12-17T12:26:00Z"/>
              </w:rPr>
              <w:pPrChange w:id="258" w:author="Samer Aamar" w:date="2016-12-18T22:02:00Z">
                <w:pPr/>
              </w:pPrChange>
            </w:pPr>
            <w:ins w:id="259" w:author="Samer Aamar" w:date="2016-12-17T12:27:00Z"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</w:ins>
            <w:ins w:id="260" w:author="Samer Aamar" w:date="2016-12-18T22:02:00Z">
              <w:r w:rsidR="00C10BBB">
                <w:rPr>
                  <w:rFonts w:ascii="Consolas" w:hAnsi="Consolas" w:cs="Consolas"/>
                  <w:sz w:val="20"/>
                  <w:szCs w:val="20"/>
                </w:rPr>
                <w:t>06</w:t>
              </w:r>
            </w:ins>
          </w:p>
        </w:tc>
        <w:tc>
          <w:tcPr>
            <w:tcW w:w="1270" w:type="dxa"/>
          </w:tcPr>
          <w:p w:rsidR="00A45F10" w:rsidRDefault="00A45F10" w:rsidP="00374D4C">
            <w:pPr>
              <w:rPr>
                <w:ins w:id="261" w:author="Samer Aamar" w:date="2016-12-17T12:26:00Z"/>
              </w:rPr>
            </w:pPr>
            <w:ins w:id="262" w:author="Samer Aamar" w:date="2016-12-17T12:27:00Z">
              <w:r>
                <w:t>0.0</w:t>
              </w:r>
            </w:ins>
            <w:ins w:id="263" w:author="Samer Aamar" w:date="2016-12-18T22:02:00Z">
              <w:r w:rsidR="00C10BBB">
                <w:t>01</w:t>
              </w:r>
            </w:ins>
          </w:p>
        </w:tc>
        <w:tc>
          <w:tcPr>
            <w:tcW w:w="1853" w:type="dxa"/>
          </w:tcPr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264" w:author="Samer Aamar" w:date="2016-12-18T22:04:00Z"/>
                <w:rFonts w:ascii="Consolas" w:hAnsi="Consolas" w:cs="Consolas"/>
                <w:sz w:val="20"/>
                <w:szCs w:val="20"/>
              </w:rPr>
              <w:pPrChange w:id="265" w:author="Samer Aamar" w:date="2016-12-18T22:04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266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>[[ 0.92</w:t>
              </w:r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  <w:r>
                <w:rPr>
                  <w:rFonts w:ascii="Consolas" w:hAnsi="Consolas" w:cs="Consolas"/>
                  <w:sz w:val="20"/>
                  <w:szCs w:val="20"/>
                </w:rPr>
                <w:t>8</w:t>
              </w:r>
              <w:r>
                <w:rPr>
                  <w:rFonts w:ascii="Consolas" w:hAnsi="Consolas" w:cs="Consolas"/>
                  <w:sz w:val="20"/>
                  <w:szCs w:val="20"/>
                </w:rPr>
                <w:t>]</w:t>
              </w:r>
            </w:ins>
          </w:p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267" w:author="Samer Aamar" w:date="2016-12-18T22:04:00Z"/>
                <w:rFonts w:ascii="Consolas" w:hAnsi="Consolas" w:cs="Consolas"/>
                <w:sz w:val="20"/>
                <w:szCs w:val="20"/>
              </w:rPr>
              <w:pPrChange w:id="268" w:author="Samer Aamar" w:date="2016-12-18T22:05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269" w:author="Samer Aamar" w:date="2016-12-18T22:05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270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>[ 0.038</w:t>
              </w:r>
            </w:ins>
            <w:ins w:id="271" w:author="Samer Aamar" w:date="2016-12-18T22:05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272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>0.96]]</w:t>
              </w:r>
            </w:ins>
          </w:p>
          <w:p w:rsidR="00A45F10" w:rsidRPr="00742021" w:rsidRDefault="00A45F10" w:rsidP="00742021">
            <w:pPr>
              <w:pStyle w:val="NormalWeb"/>
              <w:spacing w:before="0" w:beforeAutospacing="0" w:after="0" w:afterAutospacing="0"/>
              <w:rPr>
                <w:ins w:id="273" w:author="Samer Aamar" w:date="2016-12-17T12:26:00Z"/>
                <w:rFonts w:ascii="Consolas" w:hAnsi="Consolas" w:cs="Consolas"/>
                <w:sz w:val="20"/>
                <w:szCs w:val="20"/>
                <w:rPrChange w:id="274" w:author="Samer Aamar" w:date="2016-12-17T12:28:00Z">
                  <w:rPr>
                    <w:ins w:id="275" w:author="Samer Aamar" w:date="2016-12-17T12:26:00Z"/>
                  </w:rPr>
                </w:rPrChange>
              </w:rPr>
              <w:pPrChange w:id="276" w:author="Samer Aamar" w:date="2016-12-17T12:28:00Z">
                <w:pPr/>
              </w:pPrChange>
            </w:pPr>
          </w:p>
        </w:tc>
        <w:tc>
          <w:tcPr>
            <w:tcW w:w="1387" w:type="dxa"/>
          </w:tcPr>
          <w:p w:rsidR="00A45F10" w:rsidRDefault="00A45F10" w:rsidP="00C10BBB">
            <w:pPr>
              <w:pStyle w:val="NormalWeb"/>
              <w:spacing w:before="0" w:beforeAutospacing="0" w:after="0" w:afterAutospacing="0"/>
              <w:rPr>
                <w:ins w:id="277" w:author="Samer Aamar" w:date="2016-12-17T12:28:00Z"/>
                <w:rFonts w:ascii="Consolas" w:hAnsi="Consolas" w:cs="Consolas"/>
                <w:sz w:val="20"/>
                <w:szCs w:val="20"/>
              </w:rPr>
              <w:pPrChange w:id="278" w:author="Samer Aamar" w:date="2016-12-18T22:05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279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0.9</w:t>
              </w:r>
            </w:ins>
            <w:ins w:id="280" w:author="Samer Aamar" w:date="2016-12-18T22:05:00Z">
              <w:r w:rsidR="00C10BBB">
                <w:rPr>
                  <w:rFonts w:ascii="Consolas" w:hAnsi="Consolas" w:cs="Consolas"/>
                  <w:sz w:val="20"/>
                  <w:szCs w:val="20"/>
                </w:rPr>
                <w:t>4</w:t>
              </w:r>
            </w:ins>
          </w:p>
        </w:tc>
        <w:tc>
          <w:tcPr>
            <w:tcW w:w="1350" w:type="dxa"/>
          </w:tcPr>
          <w:p w:rsidR="00A45F10" w:rsidRDefault="00A45F10" w:rsidP="00C10BBB">
            <w:pPr>
              <w:pStyle w:val="NormalWeb"/>
              <w:spacing w:before="0" w:beforeAutospacing="0" w:after="0" w:afterAutospacing="0"/>
              <w:rPr>
                <w:ins w:id="281" w:author="Samer Aamar" w:date="2016-12-17T12:28:00Z"/>
                <w:rFonts w:ascii="Consolas" w:hAnsi="Consolas" w:cs="Consolas"/>
                <w:sz w:val="20"/>
                <w:szCs w:val="20"/>
              </w:rPr>
              <w:pPrChange w:id="282" w:author="Samer Aamar" w:date="2016-12-18T22:05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283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</w:ins>
            <w:ins w:id="284" w:author="Samer Aamar" w:date="2016-12-18T22:05:00Z">
              <w:r w:rsidR="00C10BBB">
                <w:rPr>
                  <w:rFonts w:ascii="Consolas" w:hAnsi="Consolas" w:cs="Consolas"/>
                  <w:sz w:val="20"/>
                  <w:szCs w:val="20"/>
                </w:rPr>
                <w:t>229</w:t>
              </w:r>
            </w:ins>
          </w:p>
        </w:tc>
      </w:tr>
      <w:tr w:rsidR="00C10BBB" w:rsidTr="00A45F10">
        <w:trPr>
          <w:ins w:id="285" w:author="Samer Aamar" w:date="2016-12-17T12:26:00Z"/>
        </w:trPr>
        <w:tc>
          <w:tcPr>
            <w:tcW w:w="2077" w:type="dxa"/>
            <w:vMerge/>
            <w:vAlign w:val="center"/>
          </w:tcPr>
          <w:p w:rsidR="00A45F10" w:rsidRDefault="00A45F10" w:rsidP="00A45F10">
            <w:pPr>
              <w:rPr>
                <w:ins w:id="286" w:author="Samer Aamar" w:date="2016-12-17T12:35:00Z"/>
              </w:rPr>
              <w:pPrChange w:id="287" w:author="Samer Aamar" w:date="2016-12-17T12:36:00Z">
                <w:pPr/>
              </w:pPrChange>
            </w:pPr>
          </w:p>
        </w:tc>
        <w:tc>
          <w:tcPr>
            <w:tcW w:w="740" w:type="dxa"/>
          </w:tcPr>
          <w:p w:rsidR="00A45F10" w:rsidRDefault="00A45F10" w:rsidP="00A45F10">
            <w:pPr>
              <w:rPr>
                <w:ins w:id="288" w:author="Samer Aamar" w:date="2016-12-17T12:26:00Z"/>
              </w:rPr>
              <w:pPrChange w:id="289" w:author="Samer Aamar" w:date="2016-12-17T12:36:00Z">
                <w:pPr/>
              </w:pPrChange>
            </w:pPr>
            <w:ins w:id="290" w:author="Samer Aamar" w:date="2016-12-17T12:27:00Z">
              <w:r>
                <w:t>NN</w:t>
              </w:r>
            </w:ins>
          </w:p>
        </w:tc>
        <w:tc>
          <w:tcPr>
            <w:tcW w:w="1308" w:type="dxa"/>
          </w:tcPr>
          <w:p w:rsidR="00A45F10" w:rsidRDefault="00A45F10" w:rsidP="00C10BBB">
            <w:pPr>
              <w:rPr>
                <w:ins w:id="291" w:author="Samer Aamar" w:date="2016-12-17T12:26:00Z"/>
              </w:rPr>
              <w:pPrChange w:id="292" w:author="Samer Aamar" w:date="2016-12-18T22:02:00Z">
                <w:pPr/>
              </w:pPrChange>
            </w:pPr>
            <w:ins w:id="293" w:author="Samer Aamar" w:date="2016-12-17T12:27:00Z">
              <w:r>
                <w:t>0.</w:t>
              </w:r>
            </w:ins>
            <w:ins w:id="294" w:author="Samer Aamar" w:date="2016-12-18T22:02:00Z">
              <w:r w:rsidR="00C10BBB">
                <w:t>98</w:t>
              </w:r>
            </w:ins>
          </w:p>
        </w:tc>
        <w:tc>
          <w:tcPr>
            <w:tcW w:w="1270" w:type="dxa"/>
          </w:tcPr>
          <w:p w:rsidR="00A45F10" w:rsidRDefault="00A45F10" w:rsidP="00374D4C">
            <w:pPr>
              <w:rPr>
                <w:ins w:id="295" w:author="Samer Aamar" w:date="2016-12-17T12:26:00Z"/>
              </w:rPr>
            </w:pPr>
            <w:ins w:id="296" w:author="Samer Aamar" w:date="2016-12-17T12:27:00Z">
              <w:r>
                <w:t>0.0</w:t>
              </w:r>
            </w:ins>
            <w:ins w:id="297" w:author="Samer Aamar" w:date="2016-12-18T22:02:00Z">
              <w:r w:rsidR="00C10BBB">
                <w:t>1</w:t>
              </w:r>
            </w:ins>
          </w:p>
        </w:tc>
        <w:tc>
          <w:tcPr>
            <w:tcW w:w="1853" w:type="dxa"/>
          </w:tcPr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298" w:author="Samer Aamar" w:date="2016-12-18T22:05:00Z"/>
                <w:rFonts w:ascii="Consolas" w:hAnsi="Consolas" w:cs="Consolas"/>
                <w:sz w:val="20"/>
                <w:szCs w:val="20"/>
              </w:rPr>
              <w:pPrChange w:id="299" w:author="Samer Aamar" w:date="2016-12-18T22:05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300" w:author="Samer Aamar" w:date="2016-12-18T22:05:00Z">
              <w:r>
                <w:rPr>
                  <w:rFonts w:ascii="Consolas" w:hAnsi="Consolas" w:cs="Consolas"/>
                  <w:sz w:val="20"/>
                  <w:szCs w:val="20"/>
                </w:rPr>
                <w:t>[[ 0.73</w:t>
              </w:r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>
                <w:rPr>
                  <w:rFonts w:ascii="Consolas" w:hAnsi="Consolas" w:cs="Consolas"/>
                  <w:sz w:val="20"/>
                  <w:szCs w:val="20"/>
                </w:rPr>
                <w:t>0.2</w:t>
              </w:r>
              <w:r>
                <w:rPr>
                  <w:rFonts w:ascii="Consolas" w:hAnsi="Consolas" w:cs="Consolas"/>
                  <w:sz w:val="20"/>
                  <w:szCs w:val="20"/>
                </w:rPr>
                <w:t>7</w:t>
              </w:r>
              <w:r>
                <w:rPr>
                  <w:rFonts w:ascii="Consolas" w:hAnsi="Consolas" w:cs="Consolas"/>
                  <w:sz w:val="20"/>
                  <w:szCs w:val="20"/>
                </w:rPr>
                <w:t>]</w:t>
              </w:r>
            </w:ins>
          </w:p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301" w:author="Samer Aamar" w:date="2016-12-18T22:05:00Z"/>
                <w:rFonts w:ascii="Consolas" w:hAnsi="Consolas" w:cs="Consolas"/>
                <w:sz w:val="20"/>
                <w:szCs w:val="20"/>
              </w:rPr>
            </w:pPr>
            <w:ins w:id="302" w:author="Samer Aamar" w:date="2016-12-18T22:05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>
                <w:rPr>
                  <w:rFonts w:ascii="Consolas" w:hAnsi="Consolas" w:cs="Consolas"/>
                  <w:sz w:val="20"/>
                  <w:szCs w:val="20"/>
                </w:rPr>
                <w:t>[ 0. 1. ]]</w:t>
              </w:r>
            </w:ins>
          </w:p>
          <w:p w:rsidR="00A45F10" w:rsidRPr="00742021" w:rsidRDefault="00A45F10" w:rsidP="00742021">
            <w:pPr>
              <w:pStyle w:val="NormalWeb"/>
              <w:spacing w:before="0" w:beforeAutospacing="0" w:after="0" w:afterAutospacing="0"/>
              <w:rPr>
                <w:ins w:id="303" w:author="Samer Aamar" w:date="2016-12-17T12:26:00Z"/>
                <w:rFonts w:ascii="Consolas" w:hAnsi="Consolas" w:cs="Consolas"/>
                <w:sz w:val="20"/>
                <w:szCs w:val="20"/>
                <w:rPrChange w:id="304" w:author="Samer Aamar" w:date="2016-12-17T12:28:00Z">
                  <w:rPr>
                    <w:ins w:id="305" w:author="Samer Aamar" w:date="2016-12-17T12:26:00Z"/>
                  </w:rPr>
                </w:rPrChange>
              </w:rPr>
              <w:pPrChange w:id="306" w:author="Samer Aamar" w:date="2016-12-17T12:28:00Z">
                <w:pPr/>
              </w:pPrChange>
            </w:pPr>
          </w:p>
        </w:tc>
        <w:tc>
          <w:tcPr>
            <w:tcW w:w="1387" w:type="dxa"/>
          </w:tcPr>
          <w:p w:rsidR="00A45F10" w:rsidRDefault="00A45F10" w:rsidP="00C10BBB">
            <w:pPr>
              <w:pStyle w:val="NormalWeb"/>
              <w:spacing w:before="0" w:beforeAutospacing="0" w:after="0" w:afterAutospacing="0"/>
              <w:rPr>
                <w:ins w:id="307" w:author="Samer Aamar" w:date="2016-12-17T12:28:00Z"/>
                <w:rFonts w:ascii="Consolas" w:hAnsi="Consolas" w:cs="Consolas"/>
                <w:sz w:val="20"/>
                <w:szCs w:val="20"/>
              </w:rPr>
              <w:pPrChange w:id="308" w:author="Samer Aamar" w:date="2016-12-18T22:06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309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0.8</w:t>
              </w:r>
            </w:ins>
            <w:ins w:id="310" w:author="Samer Aamar" w:date="2016-12-18T22:06:00Z">
              <w:r w:rsidR="00C10BBB">
                <w:rPr>
                  <w:rFonts w:ascii="Consolas" w:hAnsi="Consolas" w:cs="Consolas"/>
                  <w:sz w:val="20"/>
                  <w:szCs w:val="20"/>
                </w:rPr>
                <w:t>7</w:t>
              </w:r>
            </w:ins>
          </w:p>
        </w:tc>
        <w:tc>
          <w:tcPr>
            <w:tcW w:w="1350" w:type="dxa"/>
          </w:tcPr>
          <w:p w:rsidR="00A45F10" w:rsidRDefault="00C10BBB" w:rsidP="00C10BBB">
            <w:pPr>
              <w:pStyle w:val="NormalWeb"/>
              <w:spacing w:before="0" w:beforeAutospacing="0" w:after="0" w:afterAutospacing="0"/>
              <w:rPr>
                <w:ins w:id="311" w:author="Samer Aamar" w:date="2016-12-17T12:28:00Z"/>
                <w:rFonts w:ascii="Consolas" w:hAnsi="Consolas" w:cs="Consolas"/>
                <w:sz w:val="20"/>
                <w:szCs w:val="20"/>
              </w:rPr>
              <w:pPrChange w:id="312" w:author="Samer Aamar" w:date="2016-12-18T22:06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313" w:author="Samer Aamar" w:date="2016-12-17T12:29:00Z">
              <w:r>
                <w:rPr>
                  <w:rFonts w:ascii="Consolas" w:hAnsi="Consolas" w:cs="Consolas"/>
                  <w:sz w:val="20"/>
                  <w:szCs w:val="20"/>
                </w:rPr>
                <w:t>0.</w:t>
              </w:r>
            </w:ins>
            <w:ins w:id="314" w:author="Samer Aamar" w:date="2016-12-18T22:06:00Z">
              <w:r>
                <w:rPr>
                  <w:rFonts w:ascii="Consolas" w:hAnsi="Consolas" w:cs="Consolas"/>
                  <w:sz w:val="20"/>
                  <w:szCs w:val="20"/>
                </w:rPr>
                <w:t>186</w:t>
              </w:r>
            </w:ins>
          </w:p>
        </w:tc>
      </w:tr>
      <w:tr w:rsidR="00C10BBB" w:rsidTr="00A45F10">
        <w:trPr>
          <w:ins w:id="315" w:author="Samer Aamar" w:date="2016-12-17T12:26:00Z"/>
        </w:trPr>
        <w:tc>
          <w:tcPr>
            <w:tcW w:w="2077" w:type="dxa"/>
            <w:vMerge w:val="restart"/>
            <w:vAlign w:val="center"/>
          </w:tcPr>
          <w:p w:rsidR="00A45F10" w:rsidRDefault="00A45F10" w:rsidP="00A45F10">
            <w:pPr>
              <w:rPr>
                <w:ins w:id="316" w:author="Samer Aamar" w:date="2016-12-17T12:35:00Z"/>
              </w:rPr>
              <w:pPrChange w:id="317" w:author="Samer Aamar" w:date="2016-12-17T12:36:00Z">
                <w:pPr/>
              </w:pPrChange>
            </w:pPr>
            <w:ins w:id="318" w:author="Samer Aamar" w:date="2016-12-17T12:35:00Z">
              <w:r>
                <w:t xml:space="preserve">Breast Cancer </w:t>
              </w:r>
              <w:r>
                <w:t>Dataset</w:t>
              </w:r>
            </w:ins>
          </w:p>
        </w:tc>
        <w:tc>
          <w:tcPr>
            <w:tcW w:w="740" w:type="dxa"/>
          </w:tcPr>
          <w:p w:rsidR="00A45F10" w:rsidRDefault="00A45F10" w:rsidP="00A45F10">
            <w:pPr>
              <w:rPr>
                <w:ins w:id="319" w:author="Samer Aamar" w:date="2016-12-17T12:26:00Z"/>
              </w:rPr>
              <w:pPrChange w:id="320" w:author="Samer Aamar" w:date="2016-12-17T12:36:00Z">
                <w:pPr/>
              </w:pPrChange>
            </w:pPr>
            <w:ins w:id="321" w:author="Samer Aamar" w:date="2016-12-17T12:36:00Z">
              <w:r>
                <w:t>SVM</w:t>
              </w:r>
            </w:ins>
          </w:p>
        </w:tc>
        <w:tc>
          <w:tcPr>
            <w:tcW w:w="1308" w:type="dxa"/>
          </w:tcPr>
          <w:p w:rsidR="00A45F10" w:rsidRDefault="00A45F10" w:rsidP="00C10BBB">
            <w:pPr>
              <w:rPr>
                <w:ins w:id="322" w:author="Samer Aamar" w:date="2016-12-17T12:26:00Z"/>
              </w:rPr>
              <w:pPrChange w:id="323" w:author="Samer Aamar" w:date="2016-12-18T22:03:00Z">
                <w:pPr/>
              </w:pPrChange>
            </w:pPr>
            <w:ins w:id="324" w:author="Samer Aamar" w:date="2016-12-17T12:30:00Z"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</w:ins>
            <w:ins w:id="325" w:author="Samer Aamar" w:date="2016-12-18T22:03:00Z">
              <w:r w:rsidR="00C10BBB">
                <w:rPr>
                  <w:rFonts w:ascii="Consolas" w:hAnsi="Consolas" w:cs="Consolas"/>
                  <w:sz w:val="20"/>
                  <w:szCs w:val="20"/>
                </w:rPr>
                <w:t>7</w:t>
              </w:r>
            </w:ins>
          </w:p>
        </w:tc>
        <w:tc>
          <w:tcPr>
            <w:tcW w:w="1270" w:type="dxa"/>
          </w:tcPr>
          <w:p w:rsidR="00A45F10" w:rsidRDefault="00C10BBB" w:rsidP="00A45F10">
            <w:pPr>
              <w:rPr>
                <w:ins w:id="326" w:author="Samer Aamar" w:date="2016-12-17T12:26:00Z"/>
              </w:rPr>
            </w:pPr>
            <w:ins w:id="327" w:author="Samer Aamar" w:date="2016-12-17T12:31:00Z">
              <w:r>
                <w:t>0.0</w:t>
              </w:r>
            </w:ins>
            <w:ins w:id="328" w:author="Samer Aamar" w:date="2016-12-18T22:03:00Z">
              <w:r>
                <w:t>43</w:t>
              </w:r>
            </w:ins>
          </w:p>
        </w:tc>
        <w:tc>
          <w:tcPr>
            <w:tcW w:w="1853" w:type="dxa"/>
          </w:tcPr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329" w:author="Samer Aamar" w:date="2016-12-18T22:04:00Z"/>
                <w:rFonts w:ascii="Consolas" w:hAnsi="Consolas" w:cs="Consolas"/>
                <w:sz w:val="20"/>
                <w:szCs w:val="20"/>
              </w:rPr>
            </w:pPr>
            <w:ins w:id="330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>[[ 1. 0.]</w:t>
              </w:r>
            </w:ins>
          </w:p>
          <w:p w:rsidR="00A45F10" w:rsidRPr="009C06A5" w:rsidRDefault="00C10BBB" w:rsidP="00C10BBB">
            <w:pPr>
              <w:pStyle w:val="NormalWeb"/>
              <w:spacing w:before="0" w:beforeAutospacing="0" w:after="0" w:afterAutospacing="0"/>
              <w:rPr>
                <w:ins w:id="331" w:author="Samer Aamar" w:date="2016-12-17T12:26:00Z"/>
                <w:rFonts w:ascii="Consolas" w:hAnsi="Consolas" w:cs="Consolas"/>
                <w:sz w:val="20"/>
                <w:szCs w:val="20"/>
                <w:rPrChange w:id="332" w:author="Samer Aamar" w:date="2016-12-17T12:31:00Z">
                  <w:rPr>
                    <w:ins w:id="333" w:author="Samer Aamar" w:date="2016-12-17T12:26:00Z"/>
                  </w:rPr>
                </w:rPrChange>
              </w:rPr>
              <w:pPrChange w:id="334" w:author="Samer Aamar" w:date="2016-12-18T22:04:00Z">
                <w:pPr/>
              </w:pPrChange>
            </w:pPr>
            <w:ins w:id="335" w:author="Samer Aamar" w:date="2016-12-18T22:05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336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>[ 1. 0.]]</w:t>
              </w:r>
            </w:ins>
          </w:p>
        </w:tc>
        <w:tc>
          <w:tcPr>
            <w:tcW w:w="1387" w:type="dxa"/>
          </w:tcPr>
          <w:p w:rsidR="00A45F10" w:rsidRDefault="00A45F10" w:rsidP="00A45F10">
            <w:pPr>
              <w:rPr>
                <w:ins w:id="337" w:author="Samer Aamar" w:date="2016-12-17T12:28:00Z"/>
              </w:rPr>
              <w:pPrChange w:id="338" w:author="Samer Aamar" w:date="2016-12-17T12:31:00Z">
                <w:pPr/>
              </w:pPrChange>
            </w:pPr>
            <w:ins w:id="339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</w:t>
              </w:r>
            </w:ins>
            <w:ins w:id="340" w:author="Samer Aamar" w:date="2016-12-18T22:06:00Z">
              <w:r w:rsidR="00C10BBB">
                <w:rPr>
                  <w:rFonts w:ascii="Consolas" w:hAnsi="Consolas" w:cs="Consolas"/>
                  <w:sz w:val="20"/>
                  <w:szCs w:val="20"/>
                </w:rPr>
                <w:t>771795</w:t>
              </w:r>
            </w:ins>
          </w:p>
        </w:tc>
        <w:tc>
          <w:tcPr>
            <w:tcW w:w="1350" w:type="dxa"/>
          </w:tcPr>
          <w:p w:rsidR="00A45F10" w:rsidRDefault="00A45F10" w:rsidP="00C10BBB">
            <w:pPr>
              <w:rPr>
                <w:ins w:id="341" w:author="Samer Aamar" w:date="2016-12-17T12:28:00Z"/>
              </w:rPr>
              <w:pPrChange w:id="342" w:author="Samer Aamar" w:date="2016-12-18T22:06:00Z">
                <w:pPr/>
              </w:pPrChange>
            </w:pPr>
            <w:ins w:id="343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0.0</w:t>
              </w:r>
            </w:ins>
            <w:ins w:id="344" w:author="Samer Aamar" w:date="2016-12-18T22:06:00Z">
              <w:r w:rsidR="00C10BBB">
                <w:rPr>
                  <w:rFonts w:ascii="Consolas" w:hAnsi="Consolas" w:cs="Consolas"/>
                  <w:sz w:val="20"/>
                  <w:szCs w:val="20"/>
                </w:rPr>
                <w:t>347</w:t>
              </w:r>
            </w:ins>
          </w:p>
        </w:tc>
      </w:tr>
      <w:tr w:rsidR="00C10BBB" w:rsidTr="00A45F10">
        <w:trPr>
          <w:ins w:id="345" w:author="Samer Aamar" w:date="2016-12-17T12:26:00Z"/>
        </w:trPr>
        <w:tc>
          <w:tcPr>
            <w:tcW w:w="2077" w:type="dxa"/>
            <w:vMerge/>
          </w:tcPr>
          <w:p w:rsidR="00A45F10" w:rsidRDefault="00A45F10" w:rsidP="00A45F10">
            <w:pPr>
              <w:rPr>
                <w:ins w:id="346" w:author="Samer Aamar" w:date="2016-12-17T12:35:00Z"/>
              </w:rPr>
            </w:pPr>
          </w:p>
        </w:tc>
        <w:tc>
          <w:tcPr>
            <w:tcW w:w="740" w:type="dxa"/>
          </w:tcPr>
          <w:p w:rsidR="00A45F10" w:rsidRDefault="00A45F10" w:rsidP="00A45F10">
            <w:pPr>
              <w:rPr>
                <w:ins w:id="347" w:author="Samer Aamar" w:date="2016-12-17T12:26:00Z"/>
              </w:rPr>
              <w:pPrChange w:id="348" w:author="Samer Aamar" w:date="2016-12-17T12:36:00Z">
                <w:pPr/>
              </w:pPrChange>
            </w:pPr>
            <w:ins w:id="349" w:author="Samer Aamar" w:date="2016-12-17T12:36:00Z">
              <w:r>
                <w:t>NN</w:t>
              </w:r>
            </w:ins>
          </w:p>
        </w:tc>
        <w:tc>
          <w:tcPr>
            <w:tcW w:w="1308" w:type="dxa"/>
          </w:tcPr>
          <w:p w:rsidR="00A45F10" w:rsidRDefault="00C10BBB" w:rsidP="00A45F10">
            <w:pPr>
              <w:rPr>
                <w:ins w:id="350" w:author="Samer Aamar" w:date="2016-12-17T12:26:00Z"/>
              </w:rPr>
              <w:pPrChange w:id="351" w:author="Samer Aamar" w:date="2016-12-17T12:31:00Z">
                <w:pPr/>
              </w:pPrChange>
            </w:pPr>
            <w:ins w:id="352" w:author="Samer Aamar" w:date="2016-12-17T12:31:00Z">
              <w:r>
                <w:rPr>
                  <w:rFonts w:ascii="Consolas" w:hAnsi="Consolas" w:cs="Consolas"/>
                  <w:sz w:val="20"/>
                  <w:szCs w:val="20"/>
                </w:rPr>
                <w:t>0.</w:t>
              </w:r>
            </w:ins>
            <w:ins w:id="353" w:author="Samer Aamar" w:date="2016-12-18T22:03:00Z">
              <w:r>
                <w:rPr>
                  <w:rFonts w:ascii="Consolas" w:hAnsi="Consolas" w:cs="Consolas"/>
                  <w:sz w:val="20"/>
                  <w:szCs w:val="20"/>
                </w:rPr>
                <w:t>127</w:t>
              </w:r>
            </w:ins>
          </w:p>
        </w:tc>
        <w:tc>
          <w:tcPr>
            <w:tcW w:w="1270" w:type="dxa"/>
          </w:tcPr>
          <w:p w:rsidR="00A45F10" w:rsidRDefault="00A45F10" w:rsidP="00A45F10">
            <w:pPr>
              <w:rPr>
                <w:ins w:id="354" w:author="Samer Aamar" w:date="2016-12-17T12:26:00Z"/>
              </w:rPr>
            </w:pPr>
            <w:ins w:id="355" w:author="Samer Aamar" w:date="2016-12-17T12:31:00Z">
              <w:r>
                <w:t>0.0</w:t>
              </w:r>
            </w:ins>
            <w:ins w:id="356" w:author="Samer Aamar" w:date="2016-12-18T22:03:00Z">
              <w:r w:rsidR="00C10BBB">
                <w:t>21</w:t>
              </w:r>
            </w:ins>
          </w:p>
        </w:tc>
        <w:tc>
          <w:tcPr>
            <w:tcW w:w="1853" w:type="dxa"/>
          </w:tcPr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357" w:author="Samer Aamar" w:date="2016-12-18T22:03:00Z"/>
                <w:rFonts w:ascii="Consolas" w:hAnsi="Consolas" w:cs="Consolas"/>
                <w:sz w:val="20"/>
                <w:szCs w:val="20"/>
              </w:rPr>
              <w:pPrChange w:id="358" w:author="Samer Aamar" w:date="2016-12-18T22:04:00Z">
                <w:pPr>
                  <w:pStyle w:val="NormalWeb"/>
                  <w:spacing w:before="0" w:beforeAutospacing="0" w:after="0" w:afterAutospacing="0"/>
                </w:pPr>
              </w:pPrChange>
            </w:pPr>
            <w:ins w:id="359" w:author="Samer Aamar" w:date="2016-12-18T22:03:00Z">
              <w:r>
                <w:rPr>
                  <w:rFonts w:ascii="Consolas" w:hAnsi="Consolas" w:cs="Consolas"/>
                  <w:sz w:val="20"/>
                  <w:szCs w:val="20"/>
                </w:rPr>
                <w:t>[[ 0.994</w:t>
              </w:r>
            </w:ins>
            <w:ins w:id="360" w:author="Samer Aamar" w:date="2016-12-18T22:04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</w:ins>
            <w:ins w:id="361" w:author="Samer Aamar" w:date="2016-12-18T22:03:00Z">
              <w:r>
                <w:rPr>
                  <w:rFonts w:ascii="Consolas" w:hAnsi="Consolas" w:cs="Consolas"/>
                  <w:sz w:val="20"/>
                  <w:szCs w:val="20"/>
                </w:rPr>
                <w:t>0.005]</w:t>
              </w:r>
            </w:ins>
          </w:p>
          <w:p w:rsidR="00C10BBB" w:rsidRDefault="00C10BBB" w:rsidP="00C10BBB">
            <w:pPr>
              <w:pStyle w:val="NormalWeb"/>
              <w:spacing w:before="0" w:beforeAutospacing="0" w:after="0" w:afterAutospacing="0"/>
              <w:rPr>
                <w:ins w:id="362" w:author="Samer Aamar" w:date="2016-12-18T22:03:00Z"/>
                <w:rFonts w:ascii="Consolas" w:hAnsi="Consolas" w:cs="Consolas"/>
                <w:sz w:val="20"/>
                <w:szCs w:val="20"/>
              </w:rPr>
            </w:pPr>
            <w:ins w:id="363" w:author="Samer Aamar" w:date="2016-12-18T22:03:00Z">
              <w:r>
                <w:rPr>
                  <w:rFonts w:ascii="Consolas" w:hAnsi="Consolas" w:cs="Consolas"/>
                  <w:sz w:val="20"/>
                  <w:szCs w:val="20"/>
                </w:rPr>
                <w:t xml:space="preserve"> </w:t>
              </w:r>
              <w:r>
                <w:rPr>
                  <w:rFonts w:ascii="Consolas" w:hAnsi="Consolas" w:cs="Consolas"/>
                  <w:sz w:val="20"/>
                  <w:szCs w:val="20"/>
                </w:rPr>
                <w:t>[ 1. 0. ]]</w:t>
              </w:r>
            </w:ins>
          </w:p>
          <w:p w:rsidR="00A45F10" w:rsidRPr="009C06A5" w:rsidRDefault="00A45F10" w:rsidP="00A45F10">
            <w:pPr>
              <w:pStyle w:val="NormalWeb"/>
              <w:spacing w:before="0" w:beforeAutospacing="0" w:after="0" w:afterAutospacing="0"/>
              <w:rPr>
                <w:ins w:id="364" w:author="Samer Aamar" w:date="2016-12-17T12:26:00Z"/>
                <w:rFonts w:ascii="Consolas" w:hAnsi="Consolas" w:cs="Consolas"/>
                <w:sz w:val="20"/>
                <w:szCs w:val="20"/>
                <w:rPrChange w:id="365" w:author="Samer Aamar" w:date="2016-12-17T12:31:00Z">
                  <w:rPr>
                    <w:ins w:id="366" w:author="Samer Aamar" w:date="2016-12-17T12:26:00Z"/>
                  </w:rPr>
                </w:rPrChange>
              </w:rPr>
              <w:pPrChange w:id="367" w:author="Samer Aamar" w:date="2016-12-17T12:35:00Z">
                <w:pPr/>
              </w:pPrChange>
            </w:pPr>
          </w:p>
        </w:tc>
        <w:tc>
          <w:tcPr>
            <w:tcW w:w="1387" w:type="dxa"/>
          </w:tcPr>
          <w:p w:rsidR="00A45F10" w:rsidRDefault="00A45F10" w:rsidP="00A45F10">
            <w:pPr>
              <w:rPr>
                <w:ins w:id="368" w:author="Samer Aamar" w:date="2016-12-17T12:28:00Z"/>
              </w:rPr>
              <w:pPrChange w:id="369" w:author="Samer Aamar" w:date="2016-12-17T12:32:00Z">
                <w:pPr/>
              </w:pPrChange>
            </w:pPr>
            <w:ins w:id="370" w:author="Samer Aamar" w:date="2016-12-17T12:32:00Z">
              <w:r>
                <w:rPr>
                  <w:rFonts w:ascii="Consolas" w:hAnsi="Consolas" w:cs="Consolas"/>
                  <w:sz w:val="20"/>
                  <w:szCs w:val="20"/>
                </w:rPr>
                <w:t>0.</w:t>
              </w:r>
            </w:ins>
            <w:ins w:id="371" w:author="Samer Aamar" w:date="2016-12-18T22:06:00Z">
              <w:r w:rsidR="00C10BBB">
                <w:rPr>
                  <w:rFonts w:ascii="Consolas" w:hAnsi="Consolas" w:cs="Consolas"/>
                  <w:sz w:val="20"/>
                  <w:szCs w:val="20"/>
                </w:rPr>
                <w:t>761538</w:t>
              </w:r>
            </w:ins>
          </w:p>
        </w:tc>
        <w:tc>
          <w:tcPr>
            <w:tcW w:w="1350" w:type="dxa"/>
          </w:tcPr>
          <w:p w:rsidR="00A45F10" w:rsidRDefault="00A45F10" w:rsidP="00A45F10">
            <w:pPr>
              <w:rPr>
                <w:ins w:id="372" w:author="Samer Aamar" w:date="2016-12-17T12:28:00Z"/>
              </w:rPr>
            </w:pPr>
            <w:ins w:id="373" w:author="Samer Aamar" w:date="2016-12-17T12:32:00Z">
              <w:r>
                <w:rPr>
                  <w:rFonts w:ascii="Consolas" w:hAnsi="Consolas" w:cs="Consolas"/>
                  <w:sz w:val="20"/>
                  <w:szCs w:val="20"/>
                </w:rPr>
                <w:t>0.</w:t>
              </w:r>
            </w:ins>
            <w:ins w:id="374" w:author="Samer Aamar" w:date="2016-12-18T22:07:00Z">
              <w:r w:rsidR="00C10BBB">
                <w:rPr>
                  <w:rFonts w:ascii="Consolas" w:hAnsi="Consolas" w:cs="Consolas"/>
                  <w:sz w:val="20"/>
                  <w:szCs w:val="20"/>
                </w:rPr>
                <w:t>033036</w:t>
              </w:r>
            </w:ins>
          </w:p>
        </w:tc>
      </w:tr>
    </w:tbl>
    <w:p w:rsidR="00742021" w:rsidDel="009C06A5" w:rsidRDefault="00742021" w:rsidP="00374D4C">
      <w:pPr>
        <w:rPr>
          <w:del w:id="375" w:author="Samer Aamar" w:date="2016-12-17T12:30:00Z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76" w:author="Samer Aamar" w:date="2016-12-17T12:11:00Z"/>
          <w:rFonts w:ascii="Consolas" w:hAnsi="Consolas" w:cs="Consolas"/>
          <w:sz w:val="20"/>
          <w:szCs w:val="20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77" w:author="Samer Aamar" w:date="2016-12-17T12:11:00Z"/>
          <w:rFonts w:ascii="Consolas" w:hAnsi="Consolas" w:cs="Consolas"/>
          <w:sz w:val="20"/>
          <w:szCs w:val="20"/>
        </w:rPr>
      </w:pPr>
    </w:p>
    <w:p w:rsidR="009A1992" w:rsidRDefault="009A1992" w:rsidP="009A1992">
      <w:pPr>
        <w:pStyle w:val="NormalWeb"/>
        <w:spacing w:before="0" w:beforeAutospacing="0" w:after="0" w:afterAutospacing="0"/>
        <w:rPr>
          <w:ins w:id="378" w:author="Samer Aamar" w:date="2016-12-17T12:11:00Z"/>
          <w:rFonts w:ascii="Consolas" w:hAnsi="Consolas" w:cs="Consolas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BBB" w:rsidTr="009C06A5">
        <w:trPr>
          <w:ins w:id="379" w:author="Samer Aamar" w:date="2016-12-17T12:32:00Z"/>
        </w:trPr>
        <w:tc>
          <w:tcPr>
            <w:tcW w:w="4675" w:type="dxa"/>
          </w:tcPr>
          <w:p w:rsidR="009C06A5" w:rsidRDefault="00C10BBB" w:rsidP="009C06A5">
            <w:pPr>
              <w:pStyle w:val="NormalWeb"/>
              <w:keepNext/>
              <w:spacing w:before="0" w:beforeAutospacing="0" w:after="0" w:afterAutospacing="0"/>
              <w:jc w:val="center"/>
              <w:rPr>
                <w:ins w:id="380" w:author="Samer Aamar" w:date="2016-12-17T12:33:00Z"/>
              </w:rPr>
            </w:pPr>
            <w:bookmarkStart w:id="381" w:name="_GoBack"/>
            <w:ins w:id="382" w:author="Samer Aamar" w:date="2016-12-18T22:07:00Z">
              <w:r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758084" cy="2051356"/>
                    <wp:effectExtent l="0" t="0" r="4445" b="6350"/>
                    <wp:docPr id="59" name="Picture 59" descr="C:\Users\samera\Google Drive\iSchool\תקופה 6\MachineLearning\good_results6_files\qt_img2194466295250948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3" descr="C:\Users\samera\Google Drive\iSchool\תקופה 6\MachineLearning\good_results6_files\qt_img2194466295250948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66035" cy="2057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bookmarkEnd w:id="381"/>
          </w:p>
          <w:p w:rsidR="009C06A5" w:rsidRDefault="009C06A5" w:rsidP="009C06A5">
            <w:pPr>
              <w:pStyle w:val="Caption"/>
              <w:jc w:val="center"/>
              <w:rPr>
                <w:ins w:id="383" w:author="Samer Aamar" w:date="2016-12-17T12:32:00Z"/>
              </w:rPr>
              <w:pPrChange w:id="384" w:author="Samer Aamar" w:date="2016-12-17T12:33:00Z">
                <w:pPr/>
              </w:pPrChange>
            </w:pPr>
            <w:ins w:id="385" w:author="Samer Aamar" w:date="2016-12-17T12:33:00Z">
              <w:r>
                <w:t xml:space="preserve">Figure </w:t>
              </w:r>
              <w:r>
                <w:fldChar w:fldCharType="begin"/>
              </w:r>
              <w:r>
                <w:instrText xml:space="preserve"> SEQ Figure \* ARABIC </w:instrText>
              </w:r>
              <w:r>
                <w:fldChar w:fldCharType="separate"/>
              </w:r>
            </w:ins>
            <w:ins w:id="386" w:author="Samer Aamar" w:date="2016-12-17T12:39:00Z">
              <w:r w:rsidR="006B4A1E">
                <w:rPr>
                  <w:noProof/>
                </w:rPr>
                <w:t>3</w:t>
              </w:r>
            </w:ins>
            <w:ins w:id="387" w:author="Samer Aamar" w:date="2016-12-17T12:33:00Z">
              <w:r>
                <w:fldChar w:fldCharType="end"/>
              </w:r>
              <w:r>
                <w:t>: IRIS Dataset</w:t>
              </w:r>
            </w:ins>
          </w:p>
        </w:tc>
        <w:tc>
          <w:tcPr>
            <w:tcW w:w="4675" w:type="dxa"/>
          </w:tcPr>
          <w:p w:rsidR="009C06A5" w:rsidRDefault="00C10BBB" w:rsidP="009C06A5">
            <w:pPr>
              <w:pStyle w:val="NormalWeb"/>
              <w:keepNext/>
              <w:spacing w:before="0" w:beforeAutospacing="0" w:after="0" w:afterAutospacing="0"/>
              <w:jc w:val="center"/>
              <w:rPr>
                <w:ins w:id="388" w:author="Samer Aamar" w:date="2016-12-17T12:32:00Z"/>
              </w:rPr>
            </w:pPr>
            <w:ins w:id="389" w:author="Samer Aamar" w:date="2016-12-18T22:07:00Z">
              <w:r>
                <w:rPr>
                  <w:rFonts w:ascii="Consolas" w:hAnsi="Consolas" w:cs="Consolas"/>
                  <w:noProof/>
                  <w:sz w:val="20"/>
                  <w:szCs w:val="20"/>
                </w:rPr>
                <w:drawing>
                  <wp:inline distT="0" distB="0" distL="0" distR="0">
                    <wp:extent cx="2721960" cy="1991360"/>
                    <wp:effectExtent l="0" t="0" r="2540" b="8890"/>
                    <wp:docPr id="58" name="Picture 58" descr="C:\Users\samera\Google Drive\iSchool\תקופה 6\MachineLearning\good_results6_files\qt_img2194625209040900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1" descr="C:\Users\samera\Google Drive\iSchool\תקופה 6\MachineLearning\good_results6_files\qt_img2194625209040900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30084" cy="19973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:rsidR="009C06A5" w:rsidRDefault="009C06A5" w:rsidP="009C06A5">
            <w:pPr>
              <w:pStyle w:val="Caption"/>
              <w:jc w:val="center"/>
              <w:rPr>
                <w:ins w:id="390" w:author="Samer Aamar" w:date="2016-12-17T12:32:00Z"/>
              </w:rPr>
              <w:pPrChange w:id="391" w:author="Samer Aamar" w:date="2016-12-17T12:33:00Z">
                <w:pPr/>
              </w:pPrChange>
            </w:pPr>
            <w:ins w:id="392" w:author="Samer Aamar" w:date="2016-12-17T12:32:00Z">
              <w:r>
                <w:t xml:space="preserve">Figure </w:t>
              </w:r>
              <w:r>
                <w:fldChar w:fldCharType="begin"/>
              </w:r>
              <w:r>
                <w:instrText xml:space="preserve"> SEQ Figure \* ARABIC </w:instrText>
              </w:r>
              <w:r>
                <w:fldChar w:fldCharType="separate"/>
              </w:r>
            </w:ins>
            <w:ins w:id="393" w:author="Samer Aamar" w:date="2016-12-17T12:39:00Z">
              <w:r w:rsidR="006B4A1E">
                <w:rPr>
                  <w:noProof/>
                </w:rPr>
                <w:t>4</w:t>
              </w:r>
            </w:ins>
            <w:ins w:id="394" w:author="Samer Aamar" w:date="2016-12-17T12:32:00Z">
              <w:r>
                <w:fldChar w:fldCharType="end"/>
              </w:r>
              <w:r>
                <w:t>: Breast Cancer</w:t>
              </w:r>
            </w:ins>
          </w:p>
        </w:tc>
      </w:tr>
    </w:tbl>
    <w:p w:rsidR="00264A46" w:rsidRPr="00264A46" w:rsidDel="009A1992" w:rsidRDefault="00264A46" w:rsidP="009A1992">
      <w:pPr>
        <w:rPr>
          <w:del w:id="395" w:author="Samer Aamar" w:date="2016-12-17T12:11:00Z"/>
        </w:rPr>
      </w:pPr>
    </w:p>
    <w:p w:rsidR="007820BD" w:rsidDel="009A1992" w:rsidRDefault="007820BD" w:rsidP="009A1992">
      <w:pPr>
        <w:rPr>
          <w:del w:id="396" w:author="Samer Aamar" w:date="2016-12-17T12:11:00Z"/>
          <w:rFonts w:ascii="Consolas" w:hAnsi="Consolas" w:cs="Consolas"/>
          <w:sz w:val="20"/>
          <w:szCs w:val="20"/>
        </w:rPr>
      </w:pPr>
      <w:del w:id="397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SVM: fit time is 0.0 (s), test time is 0.0 (s) for 10 iterations</w:delText>
        </w:r>
      </w:del>
    </w:p>
    <w:p w:rsidR="007820BD" w:rsidDel="009A1992" w:rsidRDefault="007820BD" w:rsidP="009A1992">
      <w:pPr>
        <w:rPr>
          <w:del w:id="398" w:author="Samer Aamar" w:date="2016-12-17T12:11:00Z"/>
          <w:rFonts w:ascii="Consolas" w:hAnsi="Consolas" w:cs="Consolas"/>
          <w:sz w:val="20"/>
          <w:szCs w:val="20"/>
        </w:rPr>
      </w:pPr>
      <w:del w:id="399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00" w:author="Samer Aamar" w:date="2016-12-17T12:11:00Z"/>
          <w:rFonts w:ascii="Consolas" w:hAnsi="Consolas" w:cs="Consolas"/>
          <w:sz w:val="20"/>
          <w:szCs w:val="20"/>
        </w:rPr>
      </w:pPr>
      <w:del w:id="401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[[ 8.2 0.6]</w:delText>
        </w:r>
      </w:del>
    </w:p>
    <w:p w:rsidR="007820BD" w:rsidDel="009A1992" w:rsidRDefault="007820BD" w:rsidP="009A1992">
      <w:pPr>
        <w:rPr>
          <w:del w:id="402" w:author="Samer Aamar" w:date="2016-12-17T12:11:00Z"/>
          <w:rFonts w:ascii="Consolas" w:hAnsi="Consolas" w:cs="Consolas"/>
          <w:sz w:val="20"/>
          <w:szCs w:val="20"/>
        </w:rPr>
      </w:pPr>
      <w:del w:id="403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[ 0.5 10.7]]</w:delText>
        </w:r>
      </w:del>
    </w:p>
    <w:p w:rsidR="007820BD" w:rsidDel="009A1992" w:rsidRDefault="007820BD" w:rsidP="009A1992">
      <w:pPr>
        <w:rPr>
          <w:del w:id="404" w:author="Samer Aamar" w:date="2016-12-17T12:11:00Z"/>
          <w:rFonts w:ascii="Consolas" w:hAnsi="Consolas" w:cs="Consolas"/>
          <w:sz w:val="20"/>
          <w:szCs w:val="20"/>
        </w:rPr>
      </w:pPr>
      <w:del w:id="405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SVM: 0.945000 (0.041533)</w:delText>
        </w:r>
      </w:del>
    </w:p>
    <w:p w:rsidR="007820BD" w:rsidDel="009A1992" w:rsidRDefault="007820BD" w:rsidP="009A1992">
      <w:pPr>
        <w:rPr>
          <w:del w:id="406" w:author="Samer Aamar" w:date="2016-12-17T12:11:00Z"/>
          <w:rFonts w:ascii="Consolas" w:hAnsi="Consolas" w:cs="Consolas"/>
          <w:sz w:val="20"/>
          <w:szCs w:val="20"/>
        </w:rPr>
      </w:pPr>
      <w:del w:id="407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NN: fit time is 0.851000070572 (s), test time is 0.0 (s) for 10 iterations</w:delText>
        </w:r>
      </w:del>
    </w:p>
    <w:p w:rsidR="007820BD" w:rsidDel="009A1992" w:rsidRDefault="007820BD" w:rsidP="009A1992">
      <w:pPr>
        <w:rPr>
          <w:del w:id="408" w:author="Samer Aamar" w:date="2016-12-17T12:11:00Z"/>
          <w:rFonts w:ascii="Consolas" w:hAnsi="Consolas" w:cs="Consolas"/>
          <w:sz w:val="20"/>
          <w:szCs w:val="20"/>
        </w:rPr>
      </w:pPr>
      <w:del w:id="409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10" w:author="Samer Aamar" w:date="2016-12-17T12:11:00Z"/>
          <w:rFonts w:ascii="Consolas" w:hAnsi="Consolas" w:cs="Consolas"/>
          <w:sz w:val="20"/>
          <w:szCs w:val="20"/>
        </w:rPr>
      </w:pPr>
      <w:del w:id="411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[[ 8.5 0.7]</w:delText>
        </w:r>
      </w:del>
    </w:p>
    <w:p w:rsidR="007820BD" w:rsidDel="009A1992" w:rsidRDefault="007820BD" w:rsidP="009A1992">
      <w:pPr>
        <w:rPr>
          <w:del w:id="412" w:author="Samer Aamar" w:date="2016-12-17T12:11:00Z"/>
          <w:rFonts w:ascii="Consolas" w:hAnsi="Consolas" w:cs="Consolas"/>
          <w:sz w:val="20"/>
          <w:szCs w:val="20"/>
        </w:rPr>
      </w:pPr>
      <w:del w:id="413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[ 0.2 10.6]]</w:delText>
        </w:r>
      </w:del>
    </w:p>
    <w:p w:rsidR="007820BD" w:rsidDel="009A1992" w:rsidRDefault="007820BD" w:rsidP="009A1992">
      <w:pPr>
        <w:rPr>
          <w:del w:id="414" w:author="Samer Aamar" w:date="2016-12-17T12:11:00Z"/>
          <w:rFonts w:ascii="Consolas" w:hAnsi="Consolas" w:cs="Consolas"/>
          <w:sz w:val="20"/>
          <w:szCs w:val="20"/>
        </w:rPr>
      </w:pPr>
      <w:del w:id="415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NN: 0.955000 (0.041533)</w:delText>
        </w:r>
      </w:del>
    </w:p>
    <w:p w:rsidR="007820BD" w:rsidDel="009A1992" w:rsidRDefault="007820BD" w:rsidP="009A1992">
      <w:pPr>
        <w:rPr>
          <w:del w:id="416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17" w:author="Samer Aamar" w:date="2016-12-17T12:11:00Z"/>
          <w:rFonts w:ascii="Consolas" w:hAnsi="Consolas" w:cs="Consolas"/>
          <w:sz w:val="20"/>
          <w:szCs w:val="20"/>
        </w:rPr>
      </w:pPr>
      <w:del w:id="418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766820" cy="2702560"/>
              <wp:effectExtent l="0" t="0" r="5080" b="2540"/>
              <wp:docPr id="26" name="Picture 26" descr="C:\Users\samera\Google Drive\iSchool\תקופה 6\MachineLearning\good_results4_files\qt_img17410680726487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C:\Users\samera\Google Drive\iSchool\תקופה 6\MachineLearning\good_results4_files\qt_img1741068072648708.png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66820" cy="270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19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20" w:author="Samer Aamar" w:date="2016-12-17T12:11:00Z"/>
          <w:rFonts w:ascii="Consolas" w:hAnsi="Consolas" w:cs="Consolas"/>
          <w:sz w:val="20"/>
          <w:szCs w:val="20"/>
        </w:rPr>
      </w:pPr>
      <w:del w:id="421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575685" cy="2606675"/>
              <wp:effectExtent l="0" t="0" r="5715" b="3175"/>
              <wp:docPr id="25" name="Picture 25" descr="C:\Users\samera\Google Drive\iSchool\תקופה 6\MachineLearning\good_results4_files\qt_img17410895474851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C:\Users\samera\Google Drive\iSchool\תקופה 6\MachineLearning\good_results4_files\qt_img1741089547485188.png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5685" cy="260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22" w:author="Samer Aamar" w:date="2016-12-17T12:11:00Z"/>
          <w:rFonts w:ascii="Consolas" w:hAnsi="Consolas" w:cs="Consolas"/>
          <w:sz w:val="20"/>
          <w:szCs w:val="20"/>
        </w:rPr>
      </w:pPr>
      <w:del w:id="423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==============DATA SET (Breast Canser Dataset)=======================</w:delText>
        </w:r>
      </w:del>
    </w:p>
    <w:p w:rsidR="007820BD" w:rsidDel="009A1992" w:rsidRDefault="007820BD" w:rsidP="009A1992">
      <w:pPr>
        <w:rPr>
          <w:del w:id="424" w:author="Samer Aamar" w:date="2016-12-17T12:11:00Z"/>
          <w:rFonts w:ascii="Consolas" w:hAnsi="Consolas" w:cs="Consolas"/>
          <w:sz w:val="20"/>
          <w:szCs w:val="20"/>
        </w:rPr>
      </w:pPr>
      <w:del w:id="425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SVM: fit time is 0.0499999523163 (s), test time is 0.0 (s) for 10 iterations</w:delText>
        </w:r>
      </w:del>
    </w:p>
    <w:p w:rsidR="007820BD" w:rsidDel="009A1992" w:rsidRDefault="007820BD" w:rsidP="009A1992">
      <w:pPr>
        <w:rPr>
          <w:del w:id="426" w:author="Samer Aamar" w:date="2016-12-17T12:11:00Z"/>
          <w:rFonts w:ascii="Consolas" w:hAnsi="Consolas" w:cs="Consolas"/>
          <w:sz w:val="20"/>
          <w:szCs w:val="20"/>
        </w:rPr>
      </w:pPr>
      <w:del w:id="427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28" w:author="Samer Aamar" w:date="2016-12-17T12:11:00Z"/>
          <w:rFonts w:ascii="Consolas" w:hAnsi="Consolas" w:cs="Consolas"/>
          <w:sz w:val="20"/>
          <w:szCs w:val="20"/>
        </w:rPr>
      </w:pPr>
      <w:del w:id="429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[[ 31.1 0. ]</w:delText>
        </w:r>
      </w:del>
    </w:p>
    <w:p w:rsidR="007820BD" w:rsidDel="009A1992" w:rsidRDefault="007820BD" w:rsidP="009A1992">
      <w:pPr>
        <w:rPr>
          <w:del w:id="430" w:author="Samer Aamar" w:date="2016-12-17T12:11:00Z"/>
          <w:rFonts w:ascii="Consolas" w:hAnsi="Consolas" w:cs="Consolas"/>
          <w:sz w:val="20"/>
          <w:szCs w:val="20"/>
        </w:rPr>
      </w:pPr>
      <w:del w:id="431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[ 7.9 0. ]]</w:delText>
        </w:r>
      </w:del>
    </w:p>
    <w:p w:rsidR="007820BD" w:rsidDel="009A1992" w:rsidRDefault="007820BD" w:rsidP="009A1992">
      <w:pPr>
        <w:rPr>
          <w:del w:id="432" w:author="Samer Aamar" w:date="2016-12-17T12:11:00Z"/>
          <w:rFonts w:ascii="Consolas" w:hAnsi="Consolas" w:cs="Consolas"/>
          <w:sz w:val="20"/>
          <w:szCs w:val="20"/>
        </w:rPr>
      </w:pPr>
      <w:del w:id="433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SVM: 0.797436 (0.071105)</w:delText>
        </w:r>
      </w:del>
    </w:p>
    <w:p w:rsidR="007820BD" w:rsidDel="009A1992" w:rsidRDefault="007820BD" w:rsidP="009A1992">
      <w:pPr>
        <w:rPr>
          <w:del w:id="434" w:author="Samer Aamar" w:date="2016-12-17T12:11:00Z"/>
          <w:rFonts w:ascii="Consolas" w:hAnsi="Consolas" w:cs="Consolas"/>
          <w:sz w:val="20"/>
          <w:szCs w:val="20"/>
        </w:rPr>
      </w:pPr>
      <w:del w:id="435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For model NN: fit time is 0.0199999809265 (s), test time is 0.0 (s) for 10 iterations</w:delText>
        </w:r>
      </w:del>
    </w:p>
    <w:p w:rsidR="007820BD" w:rsidDel="009A1992" w:rsidRDefault="007820BD" w:rsidP="009A1992">
      <w:pPr>
        <w:rPr>
          <w:del w:id="436" w:author="Samer Aamar" w:date="2016-12-17T12:11:00Z"/>
          <w:rFonts w:ascii="Consolas" w:hAnsi="Consolas" w:cs="Consolas"/>
          <w:sz w:val="20"/>
          <w:szCs w:val="20"/>
        </w:rPr>
      </w:pPr>
      <w:del w:id="437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Confusion matrix, without normalization</w:delText>
        </w:r>
      </w:del>
    </w:p>
    <w:p w:rsidR="007820BD" w:rsidDel="009A1992" w:rsidRDefault="007820BD" w:rsidP="009A1992">
      <w:pPr>
        <w:rPr>
          <w:del w:id="438" w:author="Samer Aamar" w:date="2016-12-17T12:11:00Z"/>
          <w:rFonts w:ascii="Consolas" w:hAnsi="Consolas" w:cs="Consolas"/>
          <w:sz w:val="20"/>
          <w:szCs w:val="20"/>
        </w:rPr>
      </w:pPr>
      <w:del w:id="439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[[ 30. 0.]</w:delText>
        </w:r>
      </w:del>
    </w:p>
    <w:p w:rsidR="007820BD" w:rsidDel="009A1992" w:rsidRDefault="007820BD" w:rsidP="009A1992">
      <w:pPr>
        <w:rPr>
          <w:del w:id="440" w:author="Samer Aamar" w:date="2016-12-17T12:11:00Z"/>
          <w:rFonts w:ascii="Consolas" w:hAnsi="Consolas" w:cs="Consolas"/>
          <w:sz w:val="20"/>
          <w:szCs w:val="20"/>
        </w:rPr>
      </w:pPr>
      <w:del w:id="441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[ 9. 0.]]</w:delText>
        </w:r>
      </w:del>
    </w:p>
    <w:p w:rsidR="007820BD" w:rsidDel="009A1992" w:rsidRDefault="007820BD" w:rsidP="009A1992">
      <w:pPr>
        <w:rPr>
          <w:del w:id="442" w:author="Samer Aamar" w:date="2016-12-17T12:11:00Z"/>
          <w:rFonts w:ascii="Consolas" w:hAnsi="Consolas" w:cs="Consolas"/>
          <w:sz w:val="20"/>
          <w:szCs w:val="20"/>
        </w:rPr>
      </w:pPr>
      <w:del w:id="443" w:author="Samer Aamar" w:date="2016-12-17T12:11:00Z">
        <w:r w:rsidDel="009A1992">
          <w:rPr>
            <w:rFonts w:ascii="Consolas" w:hAnsi="Consolas" w:cs="Consolas"/>
            <w:sz w:val="20"/>
            <w:szCs w:val="20"/>
          </w:rPr>
          <w:delText>NN: 0.769231 (0.064867)</w:delText>
        </w:r>
      </w:del>
    </w:p>
    <w:p w:rsidR="007820BD" w:rsidDel="009A1992" w:rsidRDefault="007820BD" w:rsidP="009A1992">
      <w:pPr>
        <w:rPr>
          <w:del w:id="444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45" w:author="Samer Aamar" w:date="2016-12-17T12:11:00Z"/>
          <w:rFonts w:ascii="Consolas" w:hAnsi="Consolas" w:cs="Consolas"/>
          <w:sz w:val="20"/>
          <w:szCs w:val="20"/>
        </w:rPr>
      </w:pPr>
      <w:del w:id="446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670935" cy="2702560"/>
              <wp:effectExtent l="0" t="0" r="5715" b="2540"/>
              <wp:docPr id="24" name="Picture 24" descr="C:\Users\samera\Google Drive\iSchool\תקופה 6\MachineLearning\good_results4_files\qt_img174117544683110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C:\Users\samera\Google Drive\iSchool\תקופה 6\MachineLearning\good_results4_files\qt_img1741175446831108.png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70935" cy="270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Del="009A1992" w:rsidRDefault="007820BD" w:rsidP="009A1992">
      <w:pPr>
        <w:rPr>
          <w:del w:id="447" w:author="Samer Aamar" w:date="2016-12-17T12:11:00Z"/>
          <w:rFonts w:ascii="Consolas" w:hAnsi="Consolas" w:cs="Consolas"/>
          <w:sz w:val="20"/>
          <w:szCs w:val="20"/>
        </w:rPr>
      </w:pPr>
    </w:p>
    <w:p w:rsidR="007820BD" w:rsidDel="009A1992" w:rsidRDefault="007820BD" w:rsidP="009A1992">
      <w:pPr>
        <w:rPr>
          <w:del w:id="448" w:author="Samer Aamar" w:date="2016-12-17T12:11:00Z"/>
          <w:rFonts w:ascii="Consolas" w:hAnsi="Consolas" w:cs="Consolas"/>
          <w:sz w:val="20"/>
          <w:szCs w:val="20"/>
        </w:rPr>
      </w:pPr>
      <w:del w:id="449" w:author="Samer Aamar" w:date="2016-12-17T12:11:00Z">
        <w:r w:rsidDel="009A1992">
          <w:rPr>
            <w:rFonts w:ascii="Consolas" w:hAnsi="Consolas" w:cs="Consolas"/>
            <w:noProof/>
            <w:sz w:val="20"/>
            <w:szCs w:val="20"/>
          </w:rPr>
          <w:drawing>
            <wp:inline distT="0" distB="0" distL="0" distR="0">
              <wp:extent cx="3575685" cy="2606675"/>
              <wp:effectExtent l="0" t="0" r="5715" b="3175"/>
              <wp:docPr id="23" name="Picture 23" descr="C:\Users\samera\Google Drive\iSchool\תקופה 6\MachineLearning\good_results4_files\qt_img1741196921667588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C:\Users\samera\Google Drive\iSchool\תקופה 6\MachineLearning\good_results4_files\qt_img1741196921667588.png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75685" cy="2606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:rsidR="007820BD" w:rsidRPr="007820BD" w:rsidRDefault="007820BD" w:rsidP="009A1992"/>
    <w:sectPr w:rsidR="007820BD" w:rsidRPr="007820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966367"/>
    <w:multiLevelType w:val="hybridMultilevel"/>
    <w:tmpl w:val="5A189CD0"/>
    <w:lvl w:ilvl="0" w:tplc="6D6C4E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07372"/>
    <w:multiLevelType w:val="hybridMultilevel"/>
    <w:tmpl w:val="4F4C8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mer Aamar">
    <w15:presenceInfo w15:providerId="AD" w15:userId="S-1-5-21-143744227-174999600-642189945-17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6EA"/>
    <w:rsid w:val="00053771"/>
    <w:rsid w:val="00057323"/>
    <w:rsid w:val="000F4843"/>
    <w:rsid w:val="00234955"/>
    <w:rsid w:val="00264A46"/>
    <w:rsid w:val="002B065D"/>
    <w:rsid w:val="0033504A"/>
    <w:rsid w:val="00357091"/>
    <w:rsid w:val="0036032B"/>
    <w:rsid w:val="00374D4C"/>
    <w:rsid w:val="003A7DF9"/>
    <w:rsid w:val="005330AA"/>
    <w:rsid w:val="006B4A1E"/>
    <w:rsid w:val="006F7BA7"/>
    <w:rsid w:val="00735FF1"/>
    <w:rsid w:val="00742021"/>
    <w:rsid w:val="00751167"/>
    <w:rsid w:val="007820BD"/>
    <w:rsid w:val="007D1D70"/>
    <w:rsid w:val="008336F3"/>
    <w:rsid w:val="00887C4E"/>
    <w:rsid w:val="008F564F"/>
    <w:rsid w:val="009A1992"/>
    <w:rsid w:val="009C06A5"/>
    <w:rsid w:val="00A45F10"/>
    <w:rsid w:val="00B63B67"/>
    <w:rsid w:val="00C10BBB"/>
    <w:rsid w:val="00D4626A"/>
    <w:rsid w:val="00E61518"/>
    <w:rsid w:val="00E92293"/>
    <w:rsid w:val="00EA46EA"/>
    <w:rsid w:val="00FB4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A616B1-CDFB-49ED-A186-18B85E830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22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64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3B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B63B6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63B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330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922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78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9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95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C0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87C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C4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2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chive.ics.uci.edu/ml/machine-learning-databases/breast-cancer-wisconsin/wpbc.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1.xml"/><Relationship Id="rId37" Type="http://schemas.openxmlformats.org/officeDocument/2006/relationships/image" Target="media/image30.png"/><Relationship Id="rId40" Type="http://schemas.microsoft.com/office/2011/relationships/people" Target="people.xml"/><Relationship Id="rId5" Type="http://schemas.openxmlformats.org/officeDocument/2006/relationships/hyperlink" Target="http://archive.ics.uci.edu/ml/machine-learning-databases/iris/iris.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5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[Book5]Sheet2!PivotTable11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 of Seconds by DS and Model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Sheet2!$B$3:$B$4</c:f>
              <c:strCache>
                <c:ptCount val="1"/>
                <c:pt idx="0">
                  <c:v>Neural Network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Sheet2!$A$5:$A$6</c:f>
              <c:strCache>
                <c:ptCount val="2"/>
                <c:pt idx="0">
                  <c:v>IRIS</c:v>
                </c:pt>
                <c:pt idx="1">
                  <c:v>Breast Cancer</c:v>
                </c:pt>
              </c:strCache>
            </c:strRef>
          </c:cat>
          <c:val>
            <c:numRef>
              <c:f>Sheet2!$B$5:$B$6</c:f>
              <c:numCache>
                <c:formatCode>General</c:formatCode>
                <c:ptCount val="2"/>
                <c:pt idx="0">
                  <c:v>222</c:v>
                </c:pt>
                <c:pt idx="1">
                  <c:v>258.77999999999997</c:v>
                </c:pt>
              </c:numCache>
            </c:numRef>
          </c:val>
        </c:ser>
        <c:ser>
          <c:idx val="1"/>
          <c:order val="1"/>
          <c:tx>
            <c:strRef>
              <c:f>Sheet2!$C$3:$C$4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Sheet2!$A$5:$A$6</c:f>
              <c:strCache>
                <c:ptCount val="2"/>
                <c:pt idx="0">
                  <c:v>IRIS</c:v>
                </c:pt>
                <c:pt idx="1">
                  <c:v>Breast Cancer</c:v>
                </c:pt>
              </c:strCache>
            </c:strRef>
          </c:cat>
          <c:val>
            <c:numRef>
              <c:f>Sheet2!$C$5:$C$6</c:f>
              <c:numCache>
                <c:formatCode>General</c:formatCode>
                <c:ptCount val="2"/>
                <c:pt idx="0">
                  <c:v>9.6999999999999993</c:v>
                </c:pt>
                <c:pt idx="1">
                  <c:v>84.18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17075768"/>
        <c:axId val="661931584"/>
      </c:barChart>
      <c:catAx>
        <c:axId val="517075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1931584"/>
        <c:crosses val="autoZero"/>
        <c:auto val="1"/>
        <c:lblAlgn val="ctr"/>
        <c:lblOffset val="100"/>
        <c:noMultiLvlLbl val="0"/>
      </c:catAx>
      <c:valAx>
        <c:axId val="661931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7075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864</Words>
  <Characters>4930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5783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Samer Aamar</dc:creator>
  <cp:keywords/>
  <dc:description/>
  <cp:lastModifiedBy>Samer Aamar</cp:lastModifiedBy>
  <cp:revision>2</cp:revision>
  <dcterms:created xsi:type="dcterms:W3CDTF">2016-12-18T20:08:00Z</dcterms:created>
  <dcterms:modified xsi:type="dcterms:W3CDTF">2016-12-18T20:08:00Z</dcterms:modified>
</cp:coreProperties>
</file>